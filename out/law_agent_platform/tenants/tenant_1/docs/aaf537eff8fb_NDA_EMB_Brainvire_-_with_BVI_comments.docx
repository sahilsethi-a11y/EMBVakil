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ED3A1" w14:textId="77777777" w:rsidR="00BE0C04" w:rsidRDefault="00696DE4">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CONFIDENTIALITY AND NON-DISCLOSURE AGREEMENT</w:t>
      </w:r>
    </w:p>
    <w:p w14:paraId="45597C03" w14:textId="77777777" w:rsidR="00BE0C04" w:rsidRDefault="00696DE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br/>
        <w:t xml:space="preserve">This </w:t>
      </w:r>
      <w:r>
        <w:rPr>
          <w:rFonts w:ascii="Times New Roman" w:eastAsia="Times New Roman" w:hAnsi="Times New Roman" w:cs="Times New Roman"/>
          <w:b/>
          <w:sz w:val="22"/>
          <w:szCs w:val="22"/>
        </w:rPr>
        <w:t>CONFIDENTIALITY AND NON-DISCLOSURE AGREEMENT</w:t>
      </w:r>
      <w:r>
        <w:rPr>
          <w:rFonts w:ascii="Times New Roman" w:eastAsia="Times New Roman" w:hAnsi="Times New Roman" w:cs="Times New Roman"/>
          <w:sz w:val="22"/>
          <w:szCs w:val="22"/>
        </w:rPr>
        <w:t xml:space="preserve"> (this “</w:t>
      </w:r>
      <w:r>
        <w:rPr>
          <w:rFonts w:ascii="Times New Roman" w:eastAsia="Times New Roman" w:hAnsi="Times New Roman" w:cs="Times New Roman"/>
          <w:b/>
          <w:sz w:val="22"/>
          <w:szCs w:val="22"/>
        </w:rPr>
        <w:t>Agreement</w:t>
      </w:r>
      <w:r>
        <w:rPr>
          <w:rFonts w:ascii="Times New Roman" w:eastAsia="Times New Roman" w:hAnsi="Times New Roman" w:cs="Times New Roman"/>
          <w:sz w:val="22"/>
          <w:szCs w:val="22"/>
        </w:rPr>
        <w:t xml:space="preserve">”) made on </w:t>
      </w:r>
      <w:r w:rsidR="0050405A">
        <w:rPr>
          <w:rFonts w:ascii="Times New Roman" w:eastAsia="Times New Roman" w:hAnsi="Times New Roman" w:cs="Times New Roman"/>
          <w:sz w:val="22"/>
          <w:szCs w:val="22"/>
          <w:highlight w:val="yellow"/>
        </w:rPr>
        <w:t>18</w:t>
      </w:r>
      <w:r w:rsidR="0050405A" w:rsidRPr="0050405A">
        <w:rPr>
          <w:rFonts w:ascii="Times New Roman" w:eastAsia="Times New Roman" w:hAnsi="Times New Roman" w:cs="Times New Roman"/>
          <w:sz w:val="22"/>
          <w:szCs w:val="22"/>
          <w:highlight w:val="yellow"/>
          <w:vertAlign w:val="superscript"/>
        </w:rPr>
        <w:t>th</w:t>
      </w:r>
      <w:r w:rsidR="0050405A">
        <w:rPr>
          <w:rFonts w:ascii="Times New Roman" w:eastAsia="Times New Roman" w:hAnsi="Times New Roman" w:cs="Times New Roman"/>
          <w:sz w:val="22"/>
          <w:szCs w:val="22"/>
          <w:highlight w:val="yellow"/>
        </w:rPr>
        <w:t xml:space="preserve"> December,2025</w:t>
      </w:r>
      <w:r>
        <w:rPr>
          <w:rFonts w:ascii="Times New Roman" w:eastAsia="Times New Roman" w:hAnsi="Times New Roman" w:cs="Times New Roman"/>
          <w:sz w:val="22"/>
          <w:szCs w:val="22"/>
        </w:rPr>
        <w:t xml:space="preserve"> (the “</w:t>
      </w:r>
      <w:r>
        <w:rPr>
          <w:rFonts w:ascii="Times New Roman" w:eastAsia="Times New Roman" w:hAnsi="Times New Roman" w:cs="Times New Roman"/>
          <w:b/>
          <w:sz w:val="22"/>
          <w:szCs w:val="22"/>
        </w:rPr>
        <w:t>Effective Date</w:t>
      </w:r>
      <w:r>
        <w:rPr>
          <w:rFonts w:ascii="Times New Roman" w:eastAsia="Times New Roman" w:hAnsi="Times New Roman" w:cs="Times New Roman"/>
          <w:sz w:val="22"/>
          <w:szCs w:val="22"/>
        </w:rPr>
        <w:t>”) by and between:</w:t>
      </w:r>
    </w:p>
    <w:p w14:paraId="14F76598" w14:textId="77777777" w:rsidR="00BE0C04" w:rsidRDefault="00696DE4">
      <w:pPr>
        <w:jc w:val="both"/>
        <w:rPr>
          <w:rFonts w:ascii="Times New Roman" w:eastAsia="Times New Roman" w:hAnsi="Times New Roman" w:cs="Times New Roman"/>
          <w:sz w:val="22"/>
          <w:szCs w:val="22"/>
        </w:rPr>
      </w:pPr>
      <w:bookmarkStart w:id="0" w:name="_heading=h.fopz355q3r5z" w:colFirst="0" w:colLast="0"/>
      <w:bookmarkEnd w:id="0"/>
      <w:r>
        <w:rPr>
          <w:rFonts w:ascii="Times New Roman" w:eastAsia="Times New Roman" w:hAnsi="Times New Roman" w:cs="Times New Roman"/>
          <w:sz w:val="22"/>
          <w:szCs w:val="22"/>
        </w:rPr>
        <w:br/>
      </w:r>
      <w:proofErr w:type="spellStart"/>
      <w:r>
        <w:rPr>
          <w:rFonts w:ascii="Times New Roman" w:eastAsia="Times New Roman" w:hAnsi="Times New Roman" w:cs="Times New Roman"/>
          <w:b/>
          <w:color w:val="222222"/>
          <w:sz w:val="22"/>
          <w:szCs w:val="22"/>
          <w:highlight w:val="yellow"/>
        </w:rPr>
        <w:t>Mantarav</w:t>
      </w:r>
      <w:proofErr w:type="spellEnd"/>
      <w:r>
        <w:rPr>
          <w:rFonts w:ascii="Times New Roman" w:eastAsia="Times New Roman" w:hAnsi="Times New Roman" w:cs="Times New Roman"/>
          <w:b/>
          <w:color w:val="222222"/>
          <w:sz w:val="22"/>
          <w:szCs w:val="22"/>
          <w:highlight w:val="yellow"/>
        </w:rPr>
        <w:t xml:space="preserve"> Digital Information Technology Consultancy L.L.C</w:t>
      </w:r>
      <w:r>
        <w:rPr>
          <w:rFonts w:ascii="Times New Roman" w:eastAsia="Times New Roman" w:hAnsi="Times New Roman" w:cs="Times New Roman"/>
          <w:color w:val="222222"/>
          <w:sz w:val="22"/>
          <w:szCs w:val="22"/>
          <w:highlight w:val="white"/>
        </w:rPr>
        <w:t xml:space="preserve">. having its principal place of business at </w:t>
      </w:r>
      <w:r>
        <w:rPr>
          <w:rFonts w:ascii="Times New Roman" w:eastAsia="Times New Roman" w:hAnsi="Times New Roman" w:cs="Times New Roman"/>
          <w:color w:val="222222"/>
          <w:sz w:val="22"/>
          <w:szCs w:val="22"/>
          <w:highlight w:val="yellow"/>
        </w:rPr>
        <w:t xml:space="preserve">2, Al </w:t>
      </w:r>
      <w:proofErr w:type="spellStart"/>
      <w:r>
        <w:rPr>
          <w:rFonts w:ascii="Times New Roman" w:eastAsia="Times New Roman" w:hAnsi="Times New Roman" w:cs="Times New Roman"/>
          <w:color w:val="222222"/>
          <w:sz w:val="22"/>
          <w:szCs w:val="22"/>
          <w:highlight w:val="yellow"/>
        </w:rPr>
        <w:t>Rahah</w:t>
      </w:r>
      <w:proofErr w:type="spellEnd"/>
      <w:r>
        <w:rPr>
          <w:rFonts w:ascii="Times New Roman" w:eastAsia="Times New Roman" w:hAnsi="Times New Roman" w:cs="Times New Roman"/>
          <w:color w:val="222222"/>
          <w:sz w:val="22"/>
          <w:szCs w:val="22"/>
          <w:highlight w:val="yellow"/>
        </w:rPr>
        <w:t xml:space="preserve"> St., Al </w:t>
      </w:r>
      <w:proofErr w:type="spellStart"/>
      <w:r>
        <w:rPr>
          <w:rFonts w:ascii="Times New Roman" w:eastAsia="Times New Roman" w:hAnsi="Times New Roman" w:cs="Times New Roman"/>
          <w:color w:val="222222"/>
          <w:sz w:val="22"/>
          <w:szCs w:val="22"/>
          <w:highlight w:val="yellow"/>
        </w:rPr>
        <w:t>Rahah</w:t>
      </w:r>
      <w:proofErr w:type="spellEnd"/>
      <w:r>
        <w:rPr>
          <w:rFonts w:ascii="Times New Roman" w:eastAsia="Times New Roman" w:hAnsi="Times New Roman" w:cs="Times New Roman"/>
          <w:color w:val="222222"/>
          <w:sz w:val="22"/>
          <w:szCs w:val="22"/>
          <w:highlight w:val="yellow"/>
        </w:rPr>
        <w:t>, Abu Dhabi 23035, United Arab Emirates</w:t>
      </w:r>
      <w:r>
        <w:rPr>
          <w:rFonts w:ascii="Times New Roman" w:eastAsia="Times New Roman" w:hAnsi="Times New Roman" w:cs="Times New Roman"/>
          <w:b/>
          <w:smallCaps/>
          <w:sz w:val="22"/>
          <w:szCs w:val="22"/>
        </w:rPr>
        <w:t xml:space="preserve"> </w:t>
      </w:r>
      <w:r>
        <w:rPr>
          <w:rFonts w:ascii="Times New Roman" w:eastAsia="Times New Roman" w:hAnsi="Times New Roman" w:cs="Times New Roman"/>
          <w:sz w:val="22"/>
          <w:szCs w:val="22"/>
        </w:rPr>
        <w:t xml:space="preserve">represented herein by its </w:t>
      </w:r>
      <w:r>
        <w:rPr>
          <w:rFonts w:ascii="Times New Roman" w:eastAsia="Times New Roman" w:hAnsi="Times New Roman" w:cs="Times New Roman"/>
          <w:sz w:val="22"/>
          <w:szCs w:val="22"/>
          <w:highlight w:val="yellow"/>
        </w:rPr>
        <w:t xml:space="preserve">authorised </w:t>
      </w:r>
      <w:proofErr w:type="gramStart"/>
      <w:r>
        <w:rPr>
          <w:rFonts w:ascii="Times New Roman" w:eastAsia="Times New Roman" w:hAnsi="Times New Roman" w:cs="Times New Roman"/>
          <w:sz w:val="22"/>
          <w:szCs w:val="22"/>
          <w:highlight w:val="yellow"/>
        </w:rPr>
        <w:t>signatory</w:t>
      </w:r>
      <w:r>
        <w:rPr>
          <w:rFonts w:ascii="Times New Roman" w:eastAsia="Times New Roman" w:hAnsi="Times New Roman" w:cs="Times New Roman"/>
          <w:sz w:val="22"/>
          <w:szCs w:val="22"/>
        </w:rPr>
        <w:t xml:space="preserve">, </w:t>
      </w:r>
      <w:r>
        <w:rPr>
          <w:rFonts w:ascii="Times New Roman" w:eastAsia="Times New Roman" w:hAnsi="Times New Roman" w:cs="Times New Roman"/>
          <w:color w:val="222222"/>
          <w:sz w:val="22"/>
          <w:szCs w:val="22"/>
          <w:highlight w:val="white"/>
        </w:rPr>
        <w:t xml:space="preserve"> </w:t>
      </w:r>
      <w:r>
        <w:rPr>
          <w:rFonts w:ascii="Times New Roman" w:eastAsia="Times New Roman" w:hAnsi="Times New Roman" w:cs="Times New Roman"/>
          <w:sz w:val="22"/>
          <w:szCs w:val="22"/>
          <w:highlight w:val="yellow"/>
        </w:rPr>
        <w:t>[</w:t>
      </w:r>
      <w:proofErr w:type="gramEnd"/>
      <w:r>
        <w:rPr>
          <w:rFonts w:ascii="Noto Sans Symbols" w:eastAsia="Noto Sans Symbols" w:hAnsi="Noto Sans Symbols" w:cs="Noto Sans Symbols"/>
          <w:sz w:val="22"/>
          <w:szCs w:val="22"/>
          <w:highlight w:val="yellow"/>
        </w:rPr>
        <w:t>∙</w:t>
      </w:r>
      <w:r>
        <w:rPr>
          <w:rFonts w:ascii="Times New Roman" w:eastAsia="Times New Roman" w:hAnsi="Times New Roman" w:cs="Times New Roman"/>
          <w:sz w:val="22"/>
          <w:szCs w:val="22"/>
          <w:highlight w:val="yellow"/>
        </w:rPr>
        <w:t>]</w:t>
      </w:r>
      <w:r>
        <w:rPr>
          <w:rFonts w:ascii="Times New Roman" w:eastAsia="Times New Roman" w:hAnsi="Times New Roman" w:cs="Times New Roman"/>
          <w:sz w:val="22"/>
          <w:szCs w:val="22"/>
        </w:rPr>
        <w:t xml:space="preserve"> (collectively with its successors, assigns, and subsidiaries, “</w:t>
      </w:r>
      <w:r>
        <w:rPr>
          <w:rFonts w:ascii="Times New Roman" w:eastAsia="Times New Roman" w:hAnsi="Times New Roman" w:cs="Times New Roman"/>
          <w:b/>
          <w:sz w:val="22"/>
          <w:szCs w:val="22"/>
        </w:rPr>
        <w:t>EMB</w:t>
      </w:r>
      <w:r>
        <w:rPr>
          <w:rFonts w:ascii="Times New Roman" w:eastAsia="Times New Roman" w:hAnsi="Times New Roman" w:cs="Times New Roman"/>
          <w:sz w:val="22"/>
          <w:szCs w:val="22"/>
        </w:rPr>
        <w:t>”); and</w:t>
      </w:r>
    </w:p>
    <w:p w14:paraId="72013E46" w14:textId="77777777" w:rsidR="00BE0C04" w:rsidRDefault="00696DE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br/>
      </w:r>
      <w:proofErr w:type="spellStart"/>
      <w:r w:rsidR="0050405A">
        <w:rPr>
          <w:rFonts w:ascii="Times New Roman" w:eastAsia="Times New Roman" w:hAnsi="Times New Roman" w:cs="Times New Roman"/>
          <w:sz w:val="22"/>
          <w:szCs w:val="22"/>
          <w:highlight w:val="yellow"/>
        </w:rPr>
        <w:t>Brainvire</w:t>
      </w:r>
      <w:proofErr w:type="spellEnd"/>
      <w:r w:rsidR="0050405A">
        <w:rPr>
          <w:rFonts w:ascii="Times New Roman" w:eastAsia="Times New Roman" w:hAnsi="Times New Roman" w:cs="Times New Roman"/>
          <w:sz w:val="22"/>
          <w:szCs w:val="22"/>
          <w:highlight w:val="yellow"/>
        </w:rPr>
        <w:t xml:space="preserve"> FZCO</w:t>
      </w:r>
      <w:r>
        <w:rPr>
          <w:rFonts w:ascii="Times New Roman" w:eastAsia="Times New Roman" w:hAnsi="Times New Roman" w:cs="Times New Roman"/>
          <w:sz w:val="22"/>
          <w:szCs w:val="22"/>
        </w:rPr>
        <w:t>, a company</w:t>
      </w:r>
      <w:r w:rsidRPr="0050405A">
        <w:rPr>
          <w:rFonts w:ascii="Times New Roman" w:eastAsia="Times New Roman" w:hAnsi="Times New Roman" w:cs="Times New Roman"/>
          <w:strike/>
          <w:sz w:val="22"/>
          <w:szCs w:val="22"/>
        </w:rPr>
        <w:t>/ limited liability partnership/ partnership/ one-person company</w:t>
      </w:r>
      <w:r>
        <w:rPr>
          <w:rFonts w:ascii="Times New Roman" w:eastAsia="Times New Roman" w:hAnsi="Times New Roman" w:cs="Times New Roman"/>
          <w:sz w:val="22"/>
          <w:szCs w:val="22"/>
        </w:rPr>
        <w:t xml:space="preserve"> incorporated under the laws of </w:t>
      </w:r>
      <w:r w:rsidR="0050405A">
        <w:rPr>
          <w:rFonts w:ascii="Times New Roman" w:eastAsia="Times New Roman" w:hAnsi="Times New Roman" w:cs="Times New Roman"/>
          <w:sz w:val="22"/>
          <w:szCs w:val="22"/>
          <w:highlight w:val="yellow"/>
        </w:rPr>
        <w:t>Dubai</w:t>
      </w:r>
      <w:r>
        <w:rPr>
          <w:rFonts w:ascii="Times New Roman" w:eastAsia="Times New Roman" w:hAnsi="Times New Roman" w:cs="Times New Roman"/>
          <w:sz w:val="22"/>
          <w:szCs w:val="22"/>
        </w:rPr>
        <w:t xml:space="preserve">, bearing registration No. </w:t>
      </w:r>
      <w:r w:rsidR="0050405A" w:rsidRPr="0050405A">
        <w:rPr>
          <w:rFonts w:ascii="Times New Roman" w:eastAsia="Times New Roman" w:hAnsi="Times New Roman" w:cs="Times New Roman"/>
          <w:sz w:val="22"/>
          <w:szCs w:val="22"/>
        </w:rPr>
        <w:t>DMCC-868119</w:t>
      </w:r>
      <w:r>
        <w:rPr>
          <w:rFonts w:ascii="Times New Roman" w:eastAsia="Times New Roman" w:hAnsi="Times New Roman" w:cs="Times New Roman"/>
          <w:sz w:val="22"/>
          <w:szCs w:val="22"/>
        </w:rPr>
        <w:t xml:space="preserve">, and having its principal place of business at </w:t>
      </w:r>
      <w:r w:rsidR="0050405A" w:rsidRPr="0050405A">
        <w:rPr>
          <w:rFonts w:ascii="Times New Roman" w:eastAsia="Times New Roman" w:hAnsi="Times New Roman" w:cs="Times New Roman"/>
          <w:sz w:val="22"/>
          <w:szCs w:val="22"/>
        </w:rPr>
        <w:t>Unit No: 605 Indigo Tower Plot No: JLT-PH1-D1A Jumeirah Lakes Towers Dubai United Arab Emirates</w:t>
      </w:r>
      <w:r>
        <w:rPr>
          <w:rFonts w:ascii="Times New Roman" w:eastAsia="Times New Roman" w:hAnsi="Times New Roman" w:cs="Times New Roman"/>
          <w:sz w:val="22"/>
          <w:szCs w:val="22"/>
        </w:rPr>
        <w:t xml:space="preserve"> represented herein by its </w:t>
      </w:r>
      <w:r>
        <w:rPr>
          <w:rFonts w:ascii="Times New Roman" w:eastAsia="Times New Roman" w:hAnsi="Times New Roman" w:cs="Times New Roman"/>
          <w:sz w:val="22"/>
          <w:szCs w:val="22"/>
          <w:highlight w:val="yellow"/>
        </w:rPr>
        <w:t>authorised signatory,</w:t>
      </w:r>
      <w:r>
        <w:rPr>
          <w:rFonts w:ascii="Times New Roman" w:eastAsia="Times New Roman" w:hAnsi="Times New Roman" w:cs="Times New Roman"/>
          <w:color w:val="222222"/>
          <w:sz w:val="22"/>
          <w:szCs w:val="22"/>
          <w:highlight w:val="white"/>
        </w:rPr>
        <w:t xml:space="preserve"> </w:t>
      </w:r>
      <w:r w:rsidR="0050405A">
        <w:rPr>
          <w:rFonts w:ascii="Times New Roman" w:eastAsia="Times New Roman" w:hAnsi="Times New Roman" w:cs="Times New Roman"/>
          <w:sz w:val="22"/>
          <w:szCs w:val="22"/>
          <w:highlight w:val="yellow"/>
        </w:rPr>
        <w:t xml:space="preserve">Mr. Chintan Shah </w:t>
      </w:r>
      <w:r>
        <w:rPr>
          <w:rFonts w:ascii="Times New Roman" w:eastAsia="Times New Roman" w:hAnsi="Times New Roman" w:cs="Times New Roman"/>
          <w:sz w:val="22"/>
          <w:szCs w:val="22"/>
        </w:rPr>
        <w:t>(hereinafter</w:t>
      </w:r>
      <w:r>
        <w:rPr>
          <w:rFonts w:ascii="Times New Roman" w:eastAsia="Times New Roman" w:hAnsi="Times New Roman" w:cs="Times New Roman"/>
          <w:sz w:val="22"/>
          <w:szCs w:val="22"/>
        </w:rPr>
        <w:t xml:space="preserve"> referred to as the “</w:t>
      </w:r>
      <w:r>
        <w:rPr>
          <w:rFonts w:ascii="Times New Roman" w:eastAsia="Times New Roman" w:hAnsi="Times New Roman" w:cs="Times New Roman"/>
          <w:b/>
          <w:sz w:val="22"/>
          <w:szCs w:val="22"/>
        </w:rPr>
        <w:t>Counterparty</w:t>
      </w:r>
      <w:r>
        <w:rPr>
          <w:rFonts w:ascii="Times New Roman" w:eastAsia="Times New Roman" w:hAnsi="Times New Roman" w:cs="Times New Roman"/>
          <w:sz w:val="22"/>
          <w:szCs w:val="22"/>
        </w:rPr>
        <w:t>”, which term will mean and include, unless the context otherwise dictates, its directors, officers, representatives, agents, and permitted assigns).</w:t>
      </w:r>
    </w:p>
    <w:p w14:paraId="34BEFD44" w14:textId="77777777" w:rsidR="00BE0C04" w:rsidRDefault="00696DE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br/>
        <w:t>EMB and the Counterparty are hereinafter collectively referred to as “</w:t>
      </w:r>
      <w:r>
        <w:rPr>
          <w:rFonts w:ascii="Times New Roman" w:eastAsia="Times New Roman" w:hAnsi="Times New Roman" w:cs="Times New Roman"/>
          <w:b/>
          <w:sz w:val="22"/>
          <w:szCs w:val="22"/>
        </w:rPr>
        <w:t>Pa</w:t>
      </w:r>
      <w:r>
        <w:rPr>
          <w:rFonts w:ascii="Times New Roman" w:eastAsia="Times New Roman" w:hAnsi="Times New Roman" w:cs="Times New Roman"/>
          <w:b/>
          <w:sz w:val="22"/>
          <w:szCs w:val="22"/>
        </w:rPr>
        <w:t>rties</w:t>
      </w:r>
      <w:r>
        <w:rPr>
          <w:rFonts w:ascii="Times New Roman" w:eastAsia="Times New Roman" w:hAnsi="Times New Roman" w:cs="Times New Roman"/>
          <w:sz w:val="22"/>
          <w:szCs w:val="22"/>
        </w:rPr>
        <w:t>” and each individually as a “</w:t>
      </w:r>
      <w:r>
        <w:rPr>
          <w:rFonts w:ascii="Times New Roman" w:eastAsia="Times New Roman" w:hAnsi="Times New Roman" w:cs="Times New Roman"/>
          <w:b/>
          <w:sz w:val="22"/>
          <w:szCs w:val="22"/>
        </w:rPr>
        <w:t>Party</w:t>
      </w:r>
      <w:r>
        <w:rPr>
          <w:rFonts w:ascii="Times New Roman" w:eastAsia="Times New Roman" w:hAnsi="Times New Roman" w:cs="Times New Roman"/>
          <w:sz w:val="22"/>
          <w:szCs w:val="22"/>
        </w:rPr>
        <w:t>”.</w:t>
      </w:r>
    </w:p>
    <w:p w14:paraId="1E06DAAB"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7FF981C" w14:textId="77777777" w:rsidR="00BE0C04" w:rsidRDefault="00696DE4">
      <w:pPr>
        <w:numPr>
          <w:ilvl w:val="0"/>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PREAMBLE </w:t>
      </w:r>
    </w:p>
    <w:p w14:paraId="737B104F" w14:textId="77777777" w:rsidR="00BE0C04" w:rsidRDefault="00BE0C04">
      <w:pPr>
        <w:pBdr>
          <w:top w:val="nil"/>
          <w:left w:val="nil"/>
          <w:bottom w:val="nil"/>
          <w:right w:val="nil"/>
          <w:between w:val="nil"/>
        </w:pBdr>
        <w:ind w:left="567"/>
        <w:jc w:val="both"/>
        <w:rPr>
          <w:rFonts w:ascii="Times New Roman" w:eastAsia="Times New Roman" w:hAnsi="Times New Roman" w:cs="Times New Roman"/>
          <w:color w:val="000000"/>
          <w:sz w:val="22"/>
          <w:szCs w:val="22"/>
        </w:rPr>
      </w:pPr>
    </w:p>
    <w:p w14:paraId="532D91FF"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Parties are exploring the possibility of engaging in one or more mutually beneficial business relationships (collectively, the “</w:t>
      </w:r>
      <w:r>
        <w:rPr>
          <w:rFonts w:ascii="Times New Roman" w:eastAsia="Times New Roman" w:hAnsi="Times New Roman" w:cs="Times New Roman"/>
          <w:b/>
          <w:color w:val="000000"/>
          <w:sz w:val="22"/>
          <w:szCs w:val="22"/>
        </w:rPr>
        <w:t>Business Relationship</w:t>
      </w:r>
      <w:r>
        <w:rPr>
          <w:rFonts w:ascii="Times New Roman" w:eastAsia="Times New Roman" w:hAnsi="Times New Roman" w:cs="Times New Roman"/>
          <w:color w:val="000000"/>
          <w:sz w:val="22"/>
          <w:szCs w:val="22"/>
        </w:rPr>
        <w:t xml:space="preserve">”). </w:t>
      </w:r>
    </w:p>
    <w:p w14:paraId="1646C1AD" w14:textId="77777777" w:rsidR="00BE0C04" w:rsidRDefault="00BE0C04">
      <w:pPr>
        <w:pBdr>
          <w:top w:val="nil"/>
          <w:left w:val="nil"/>
          <w:bottom w:val="nil"/>
          <w:right w:val="nil"/>
          <w:between w:val="nil"/>
        </w:pBdr>
        <w:ind w:left="709"/>
        <w:jc w:val="both"/>
        <w:rPr>
          <w:rFonts w:ascii="Times New Roman" w:eastAsia="Times New Roman" w:hAnsi="Times New Roman" w:cs="Times New Roman"/>
          <w:color w:val="000000"/>
          <w:sz w:val="22"/>
          <w:szCs w:val="22"/>
        </w:rPr>
      </w:pPr>
    </w:p>
    <w:p w14:paraId="3380BBC0"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The Parties recognise that in the course of their discussions to further the Business Relationship, it will be necessary for each Party to disclose to the other certain Confidential Information </w:t>
      </w:r>
      <w:r>
        <w:rPr>
          <w:rFonts w:ascii="Times New Roman" w:eastAsia="Times New Roman" w:hAnsi="Times New Roman" w:cs="Times New Roman"/>
          <w:i/>
          <w:color w:val="000000"/>
          <w:sz w:val="22"/>
          <w:szCs w:val="22"/>
        </w:rPr>
        <w:t>(as defined below)</w:t>
      </w:r>
      <w:r>
        <w:rPr>
          <w:rFonts w:ascii="Times New Roman" w:eastAsia="Times New Roman" w:hAnsi="Times New Roman" w:cs="Times New Roman"/>
          <w:color w:val="000000"/>
          <w:sz w:val="22"/>
          <w:szCs w:val="22"/>
        </w:rPr>
        <w:t xml:space="preserve">. </w:t>
      </w:r>
    </w:p>
    <w:p w14:paraId="6CAF8D8A"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25D5CA57"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Each Party desires to set forth the term</w:t>
      </w:r>
      <w:r>
        <w:rPr>
          <w:rFonts w:ascii="Times New Roman" w:eastAsia="Times New Roman" w:hAnsi="Times New Roman" w:cs="Times New Roman"/>
          <w:color w:val="000000"/>
          <w:sz w:val="22"/>
          <w:szCs w:val="22"/>
        </w:rPr>
        <w:t>s that apply to such Confidential Information.</w:t>
      </w:r>
    </w:p>
    <w:p w14:paraId="15C031F7" w14:textId="77777777" w:rsidR="00BE0C04" w:rsidRDefault="00696DE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br/>
      </w:r>
      <w:r>
        <w:rPr>
          <w:rFonts w:ascii="Times New Roman" w:eastAsia="Times New Roman" w:hAnsi="Times New Roman" w:cs="Times New Roman"/>
          <w:b/>
          <w:sz w:val="22"/>
          <w:szCs w:val="22"/>
        </w:rPr>
        <w:t>NOW, THEREFORE,</w:t>
      </w:r>
      <w:r>
        <w:rPr>
          <w:rFonts w:ascii="Times New Roman" w:eastAsia="Times New Roman" w:hAnsi="Times New Roman" w:cs="Times New Roman"/>
          <w:sz w:val="22"/>
          <w:szCs w:val="22"/>
        </w:rPr>
        <w:t xml:space="preserve"> for and in consideration of the foregoing, of the promises and covenants set</w:t>
      </w:r>
      <w:r>
        <w:rPr>
          <w:rFonts w:ascii="Times New Roman" w:eastAsia="Times New Roman" w:hAnsi="Times New Roman" w:cs="Times New Roman"/>
          <w:sz w:val="22"/>
          <w:szCs w:val="22"/>
        </w:rPr>
        <w:br/>
        <w:t>forth herein, and for other good and valuable consideration, the receipt and sufficiency of which are</w:t>
      </w:r>
      <w:r>
        <w:rPr>
          <w:rFonts w:ascii="Times New Roman" w:eastAsia="Times New Roman" w:hAnsi="Times New Roman" w:cs="Times New Roman"/>
          <w:sz w:val="22"/>
          <w:szCs w:val="22"/>
        </w:rPr>
        <w:br/>
        <w:t>hereby acknow</w:t>
      </w:r>
      <w:r>
        <w:rPr>
          <w:rFonts w:ascii="Times New Roman" w:eastAsia="Times New Roman" w:hAnsi="Times New Roman" w:cs="Times New Roman"/>
          <w:sz w:val="22"/>
          <w:szCs w:val="22"/>
        </w:rPr>
        <w:t>ledged, the Parties do hereby agree as follows:</w:t>
      </w:r>
    </w:p>
    <w:p w14:paraId="094999B7" w14:textId="77777777" w:rsidR="00BE0C04" w:rsidRDefault="00BE0C04">
      <w:pPr>
        <w:jc w:val="both"/>
        <w:rPr>
          <w:rFonts w:ascii="Times New Roman" w:eastAsia="Times New Roman" w:hAnsi="Times New Roman" w:cs="Times New Roman"/>
          <w:sz w:val="22"/>
          <w:szCs w:val="22"/>
        </w:rPr>
      </w:pPr>
    </w:p>
    <w:p w14:paraId="679AB1CF" w14:textId="77777777" w:rsidR="00BE0C04" w:rsidRDefault="00696DE4">
      <w:pPr>
        <w:numPr>
          <w:ilvl w:val="0"/>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CONFIDENTIALITY OBLIGATIONS </w:t>
      </w:r>
    </w:p>
    <w:p w14:paraId="34A4321C" w14:textId="77777777" w:rsidR="00BE0C04" w:rsidRDefault="00BE0C04">
      <w:pPr>
        <w:jc w:val="both"/>
        <w:rPr>
          <w:rFonts w:ascii="Times New Roman" w:eastAsia="Times New Roman" w:hAnsi="Times New Roman" w:cs="Times New Roman"/>
          <w:sz w:val="22"/>
          <w:szCs w:val="22"/>
        </w:rPr>
      </w:pPr>
    </w:p>
    <w:p w14:paraId="1A2322D5"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The Parties will: </w:t>
      </w:r>
    </w:p>
    <w:p w14:paraId="50FC03DE" w14:textId="77777777" w:rsidR="00BE0C04" w:rsidRDefault="00BE0C04">
      <w:pPr>
        <w:pBdr>
          <w:top w:val="nil"/>
          <w:left w:val="nil"/>
          <w:bottom w:val="nil"/>
          <w:right w:val="nil"/>
          <w:between w:val="nil"/>
        </w:pBdr>
        <w:ind w:left="709"/>
        <w:jc w:val="both"/>
        <w:rPr>
          <w:rFonts w:ascii="Times New Roman" w:eastAsia="Times New Roman" w:hAnsi="Times New Roman" w:cs="Times New Roman"/>
          <w:color w:val="000000"/>
          <w:sz w:val="22"/>
          <w:szCs w:val="22"/>
        </w:rPr>
      </w:pPr>
    </w:p>
    <w:p w14:paraId="6F2D4838" w14:textId="77777777" w:rsidR="00BE0C04" w:rsidRDefault="00696DE4">
      <w:pPr>
        <w:numPr>
          <w:ilvl w:val="0"/>
          <w:numId w:val="5"/>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use reasonable efforts to maintain the confidentiality of the information and materials, whether oral, written or in any form whatsoever, of the other that may be reasonably understood, from legends, the nature of such information itself and/ or the circum</w:t>
      </w:r>
      <w:r>
        <w:rPr>
          <w:rFonts w:ascii="Times New Roman" w:eastAsia="Times New Roman" w:hAnsi="Times New Roman" w:cs="Times New Roman"/>
          <w:color w:val="000000"/>
          <w:sz w:val="22"/>
          <w:szCs w:val="22"/>
        </w:rPr>
        <w:t>stances of such information’s disclosure, to be confidential and/ or proprietary thereto or to third parties to which either of them owes a duty of nondisclosure (collectively, “</w:t>
      </w:r>
      <w:r>
        <w:rPr>
          <w:rFonts w:ascii="Times New Roman" w:eastAsia="Times New Roman" w:hAnsi="Times New Roman" w:cs="Times New Roman"/>
          <w:b/>
          <w:color w:val="000000"/>
          <w:sz w:val="22"/>
          <w:szCs w:val="22"/>
        </w:rPr>
        <w:t>Confidential Information</w:t>
      </w:r>
      <w:r>
        <w:rPr>
          <w:rFonts w:ascii="Times New Roman" w:eastAsia="Times New Roman" w:hAnsi="Times New Roman" w:cs="Times New Roman"/>
          <w:color w:val="000000"/>
          <w:sz w:val="22"/>
          <w:szCs w:val="22"/>
        </w:rPr>
        <w:t>”); and</w:t>
      </w:r>
    </w:p>
    <w:p w14:paraId="37386DC0" w14:textId="77777777" w:rsidR="00BE0C04" w:rsidRDefault="00BE0C04">
      <w:pPr>
        <w:pBdr>
          <w:top w:val="nil"/>
          <w:left w:val="nil"/>
          <w:bottom w:val="nil"/>
          <w:right w:val="nil"/>
          <w:between w:val="nil"/>
        </w:pBdr>
        <w:ind w:left="1276"/>
        <w:jc w:val="both"/>
        <w:rPr>
          <w:rFonts w:ascii="Times New Roman" w:eastAsia="Times New Roman" w:hAnsi="Times New Roman" w:cs="Times New Roman"/>
          <w:color w:val="000000"/>
          <w:sz w:val="22"/>
          <w:szCs w:val="22"/>
        </w:rPr>
      </w:pPr>
    </w:p>
    <w:p w14:paraId="0AD73DB0" w14:textId="77777777" w:rsidR="00BE0C04" w:rsidRDefault="00696DE4">
      <w:pPr>
        <w:numPr>
          <w:ilvl w:val="0"/>
          <w:numId w:val="5"/>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take reasonable action in connection therewit</w:t>
      </w:r>
      <w:r>
        <w:rPr>
          <w:rFonts w:ascii="Times New Roman" w:eastAsia="Times New Roman" w:hAnsi="Times New Roman" w:cs="Times New Roman"/>
          <w:color w:val="000000"/>
          <w:sz w:val="22"/>
          <w:szCs w:val="22"/>
        </w:rPr>
        <w:t>h, including without limitation at least the action that each takes to protect the confidentiality of its comparable proprietary assets; and</w:t>
      </w:r>
    </w:p>
    <w:p w14:paraId="7E6641BB"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33F49700" w14:textId="77777777" w:rsidR="00BE0C04" w:rsidRDefault="00696DE4">
      <w:pPr>
        <w:numPr>
          <w:ilvl w:val="0"/>
          <w:numId w:val="5"/>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to the extent within their respective possession and/ or control, upon termination of this Agreement for any reason, immediately return to the provider thereof all Confidential Information not licensed or authorised to be used or enjoyed after termination </w:t>
      </w:r>
      <w:r>
        <w:rPr>
          <w:rFonts w:ascii="Times New Roman" w:eastAsia="Times New Roman" w:hAnsi="Times New Roman" w:cs="Times New Roman"/>
          <w:color w:val="000000"/>
          <w:sz w:val="22"/>
          <w:szCs w:val="22"/>
        </w:rPr>
        <w:t>or expiration hereof, and</w:t>
      </w:r>
    </w:p>
    <w:p w14:paraId="49519C6A"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5AEA57F0" w14:textId="77777777" w:rsidR="00BE0C04" w:rsidRDefault="00696DE4">
      <w:pPr>
        <w:numPr>
          <w:ilvl w:val="0"/>
          <w:numId w:val="5"/>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with respect to any person to which disclosure is contemplated, require such person to execute an agreement providing for the treatment of Confidential Information set forth in sub-clauses (</w:t>
      </w:r>
      <w:proofErr w:type="spellStart"/>
      <w:r>
        <w:rPr>
          <w:rFonts w:ascii="Times New Roman" w:eastAsia="Times New Roman" w:hAnsi="Times New Roman" w:cs="Times New Roman"/>
          <w:color w:val="000000"/>
          <w:sz w:val="22"/>
          <w:szCs w:val="22"/>
        </w:rPr>
        <w:t>i</w:t>
      </w:r>
      <w:proofErr w:type="spellEnd"/>
      <w:r>
        <w:rPr>
          <w:rFonts w:ascii="Times New Roman" w:eastAsia="Times New Roman" w:hAnsi="Times New Roman" w:cs="Times New Roman"/>
          <w:color w:val="000000"/>
          <w:sz w:val="22"/>
          <w:szCs w:val="22"/>
        </w:rPr>
        <w:t xml:space="preserve">) through (iii) above; and </w:t>
      </w:r>
    </w:p>
    <w:p w14:paraId="6B3C6C53"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081499B4" w14:textId="77777777" w:rsidR="00BE0C04" w:rsidRDefault="00696DE4">
      <w:pPr>
        <w:numPr>
          <w:ilvl w:val="0"/>
          <w:numId w:val="5"/>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disclose </w:t>
      </w:r>
      <w:r>
        <w:rPr>
          <w:rFonts w:ascii="Times New Roman" w:eastAsia="Times New Roman" w:hAnsi="Times New Roman" w:cs="Times New Roman"/>
          <w:color w:val="000000"/>
          <w:sz w:val="22"/>
          <w:szCs w:val="22"/>
        </w:rPr>
        <w:t>Confidential Information only to its employees, consultants, contractors, and/ or end customer (as the case maybe) on a need-to-know basis solely for the purposes of Business Relationship and not for any other purpose, provided that such disclosure is also</w:t>
      </w:r>
      <w:r>
        <w:rPr>
          <w:rFonts w:ascii="Times New Roman" w:eastAsia="Times New Roman" w:hAnsi="Times New Roman" w:cs="Times New Roman"/>
          <w:color w:val="000000"/>
          <w:sz w:val="22"/>
          <w:szCs w:val="22"/>
        </w:rPr>
        <w:t xml:space="preserve"> based on confidentiality obligations no less stringent than the ones set out hereunder; and</w:t>
      </w:r>
    </w:p>
    <w:p w14:paraId="19593116"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0DBCD04B" w14:textId="77777777" w:rsidR="00BE0C04" w:rsidRDefault="00696DE4">
      <w:pPr>
        <w:numPr>
          <w:ilvl w:val="0"/>
          <w:numId w:val="5"/>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have and hereby reserve the right to disclose Confidential Information, on request, to governmental or statutory authorities without an obligation to notify the d</w:t>
      </w:r>
      <w:r>
        <w:rPr>
          <w:rFonts w:ascii="Times New Roman" w:eastAsia="Times New Roman" w:hAnsi="Times New Roman" w:cs="Times New Roman"/>
          <w:color w:val="000000"/>
          <w:sz w:val="22"/>
          <w:szCs w:val="22"/>
        </w:rPr>
        <w:t xml:space="preserve">isclosing Party if such notification is prohibited by Applicable Law </w:t>
      </w:r>
      <w:r>
        <w:rPr>
          <w:rFonts w:ascii="Times New Roman" w:eastAsia="Times New Roman" w:hAnsi="Times New Roman" w:cs="Times New Roman"/>
          <w:i/>
          <w:color w:val="000000"/>
          <w:sz w:val="22"/>
          <w:szCs w:val="22"/>
        </w:rPr>
        <w:t>(as defined below)</w:t>
      </w:r>
      <w:r>
        <w:rPr>
          <w:rFonts w:ascii="Times New Roman" w:eastAsia="Times New Roman" w:hAnsi="Times New Roman" w:cs="Times New Roman"/>
          <w:color w:val="000000"/>
          <w:sz w:val="22"/>
          <w:szCs w:val="22"/>
        </w:rPr>
        <w:t>. The receiving Party will make reasonable efforts to seek permission from the authorities to disclose such information request to the disclosing Party. “</w:t>
      </w:r>
      <w:r>
        <w:rPr>
          <w:rFonts w:ascii="Times New Roman" w:eastAsia="Times New Roman" w:hAnsi="Times New Roman" w:cs="Times New Roman"/>
          <w:b/>
          <w:color w:val="000000"/>
          <w:sz w:val="22"/>
          <w:szCs w:val="22"/>
        </w:rPr>
        <w:t>Applicable Law</w:t>
      </w: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will mean the laws of </w:t>
      </w:r>
      <w:r>
        <w:rPr>
          <w:rFonts w:ascii="Times New Roman" w:eastAsia="Times New Roman" w:hAnsi="Times New Roman" w:cs="Times New Roman"/>
          <w:color w:val="000000"/>
          <w:sz w:val="22"/>
          <w:szCs w:val="22"/>
          <w:highlight w:val="yellow"/>
        </w:rPr>
        <w:t>Abu Dhabi</w:t>
      </w:r>
      <w:r>
        <w:rPr>
          <w:rFonts w:ascii="Times New Roman" w:eastAsia="Times New Roman" w:hAnsi="Times New Roman" w:cs="Times New Roman"/>
          <w:color w:val="000000"/>
          <w:sz w:val="22"/>
          <w:szCs w:val="22"/>
        </w:rPr>
        <w:t xml:space="preserve"> and/ or such other jurisdiction to which the Counterparty is subject, including all orders, rules, regulations, executive orders, decrees, policies, judicial decisions, notifications or other similar directives made pursuan</w:t>
      </w:r>
      <w:r>
        <w:rPr>
          <w:rFonts w:ascii="Times New Roman" w:eastAsia="Times New Roman" w:hAnsi="Times New Roman" w:cs="Times New Roman"/>
          <w:color w:val="000000"/>
          <w:sz w:val="22"/>
          <w:szCs w:val="22"/>
        </w:rPr>
        <w:t>t to such laws.</w:t>
      </w:r>
    </w:p>
    <w:p w14:paraId="1F8F82AC"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5F94C784"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foregoing will not require separate written agreements with employees and agents already subject to written agreements substantially conforming to the requirements of this Agreement nor with legal counsel, certified public accountants, or other profess</w:t>
      </w:r>
      <w:r>
        <w:rPr>
          <w:rFonts w:ascii="Times New Roman" w:eastAsia="Times New Roman" w:hAnsi="Times New Roman" w:cs="Times New Roman"/>
          <w:color w:val="000000"/>
          <w:sz w:val="22"/>
          <w:szCs w:val="22"/>
        </w:rPr>
        <w:t>ional advisers under a professional obligation to maintain the confidentiality of clients.</w:t>
      </w:r>
    </w:p>
    <w:p w14:paraId="69B6F448"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2AC66C7D"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Notwithstanding the foregoing, the obligation of a person to protect the confidentiality of</w:t>
      </w:r>
      <w:r>
        <w:rPr>
          <w:rFonts w:ascii="Times New Roman" w:eastAsia="Times New Roman" w:hAnsi="Times New Roman" w:cs="Times New Roman"/>
          <w:color w:val="000000"/>
          <w:sz w:val="22"/>
          <w:szCs w:val="22"/>
        </w:rPr>
        <w:br/>
        <w:t>any Confidential Information or materials will terminate as to any infor</w:t>
      </w:r>
      <w:r>
        <w:rPr>
          <w:rFonts w:ascii="Times New Roman" w:eastAsia="Times New Roman" w:hAnsi="Times New Roman" w:cs="Times New Roman"/>
          <w:color w:val="000000"/>
          <w:sz w:val="22"/>
          <w:szCs w:val="22"/>
        </w:rPr>
        <w:t>mation or materials which:</w:t>
      </w:r>
    </w:p>
    <w:p w14:paraId="193CB454"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48DEC7D7" w14:textId="77777777" w:rsidR="00BE0C04" w:rsidRDefault="00696DE4">
      <w:pPr>
        <w:numPr>
          <w:ilvl w:val="0"/>
          <w:numId w:val="4"/>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are, or become, public knowledge through no act or failure to act of such person; or </w:t>
      </w:r>
    </w:p>
    <w:p w14:paraId="25A56E54" w14:textId="77777777" w:rsidR="00BE0C04" w:rsidRDefault="00BE0C04">
      <w:pPr>
        <w:pBdr>
          <w:top w:val="nil"/>
          <w:left w:val="nil"/>
          <w:bottom w:val="nil"/>
          <w:right w:val="nil"/>
          <w:between w:val="nil"/>
        </w:pBdr>
        <w:ind w:left="1276"/>
        <w:jc w:val="both"/>
        <w:rPr>
          <w:rFonts w:ascii="Times New Roman" w:eastAsia="Times New Roman" w:hAnsi="Times New Roman" w:cs="Times New Roman"/>
          <w:color w:val="000000"/>
          <w:sz w:val="22"/>
          <w:szCs w:val="22"/>
        </w:rPr>
      </w:pPr>
    </w:p>
    <w:p w14:paraId="56866395" w14:textId="77777777" w:rsidR="00BE0C04" w:rsidRDefault="00696DE4">
      <w:pPr>
        <w:numPr>
          <w:ilvl w:val="0"/>
          <w:numId w:val="4"/>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are publicly disclosed by the proprietor thereof; or </w:t>
      </w:r>
    </w:p>
    <w:p w14:paraId="7CA72783"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33A3CB5F" w14:textId="77777777" w:rsidR="00BE0C04" w:rsidRDefault="00696DE4">
      <w:pPr>
        <w:numPr>
          <w:ilvl w:val="0"/>
          <w:numId w:val="4"/>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are lawfully obtained without obligations of confidentiality by such person from a third party after reasonable inquiry regarding the authority of such third party to possess and divulge the same; or </w:t>
      </w:r>
    </w:p>
    <w:p w14:paraId="2DBDBBE0"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62DD5B56" w14:textId="77777777" w:rsidR="00BE0C04" w:rsidRDefault="00696DE4">
      <w:pPr>
        <w:numPr>
          <w:ilvl w:val="0"/>
          <w:numId w:val="4"/>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are independently developed by such person from source</w:t>
      </w:r>
      <w:r>
        <w:rPr>
          <w:rFonts w:ascii="Times New Roman" w:eastAsia="Times New Roman" w:hAnsi="Times New Roman" w:cs="Times New Roman"/>
          <w:color w:val="000000"/>
          <w:sz w:val="22"/>
          <w:szCs w:val="22"/>
        </w:rPr>
        <w:t>s or through persons that such person can demonstrate had no access to Confidential Information; or</w:t>
      </w:r>
    </w:p>
    <w:p w14:paraId="6105DFB6"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3964316B" w14:textId="77777777" w:rsidR="00BE0C04" w:rsidRDefault="00696DE4">
      <w:pPr>
        <w:numPr>
          <w:ilvl w:val="0"/>
          <w:numId w:val="4"/>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are lawfully known by such person at the time of disclosure other than by reason of discussions with or disclosures by the Parties.</w:t>
      </w:r>
    </w:p>
    <w:p w14:paraId="53C8A9B7"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5423B522"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OWNERSHIP &amp; RETURN</w:t>
      </w:r>
    </w:p>
    <w:p w14:paraId="78E8C984" w14:textId="77777777" w:rsidR="00BE0C04" w:rsidRDefault="00BE0C04">
      <w:pPr>
        <w:pBdr>
          <w:top w:val="nil"/>
          <w:left w:val="nil"/>
          <w:bottom w:val="nil"/>
          <w:right w:val="nil"/>
          <w:between w:val="nil"/>
        </w:pBdr>
        <w:ind w:left="709"/>
        <w:jc w:val="both"/>
        <w:rPr>
          <w:rFonts w:ascii="Times New Roman" w:eastAsia="Times New Roman" w:hAnsi="Times New Roman" w:cs="Times New Roman"/>
          <w:color w:val="000000"/>
          <w:sz w:val="22"/>
          <w:szCs w:val="22"/>
        </w:rPr>
      </w:pPr>
    </w:p>
    <w:p w14:paraId="1587C9F0"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All Confidential Information delivered pursuant to this Agreement will be and remain the</w:t>
      </w:r>
      <w:r>
        <w:rPr>
          <w:rFonts w:ascii="Times New Roman" w:eastAsia="Times New Roman" w:hAnsi="Times New Roman" w:cs="Times New Roman"/>
          <w:color w:val="000000"/>
          <w:sz w:val="22"/>
          <w:szCs w:val="22"/>
        </w:rPr>
        <w:br/>
        <w:t>property of the disclosing Party, and any documents containing or reflecting the Confidential Information, and all copies thereof, will be promptly returned to the dis</w:t>
      </w:r>
      <w:r>
        <w:rPr>
          <w:rFonts w:ascii="Times New Roman" w:eastAsia="Times New Roman" w:hAnsi="Times New Roman" w:cs="Times New Roman"/>
          <w:color w:val="000000"/>
          <w:sz w:val="22"/>
          <w:szCs w:val="22"/>
        </w:rPr>
        <w:t xml:space="preserve">closing Party upon written request, or destroyed at the disclosing Party’s option. </w:t>
      </w:r>
    </w:p>
    <w:p w14:paraId="155AAEC4" w14:textId="77777777" w:rsidR="00BE0C04" w:rsidRDefault="00BE0C04">
      <w:pPr>
        <w:pBdr>
          <w:top w:val="nil"/>
          <w:left w:val="nil"/>
          <w:bottom w:val="nil"/>
          <w:right w:val="nil"/>
          <w:between w:val="nil"/>
        </w:pBdr>
        <w:ind w:left="709"/>
        <w:jc w:val="both"/>
        <w:rPr>
          <w:rFonts w:ascii="Times New Roman" w:eastAsia="Times New Roman" w:hAnsi="Times New Roman" w:cs="Times New Roman"/>
          <w:color w:val="000000"/>
          <w:sz w:val="22"/>
          <w:szCs w:val="22"/>
        </w:rPr>
      </w:pPr>
    </w:p>
    <w:p w14:paraId="52EF5FFB"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Nothing herein will be construed as granting or conferring any rights by license or otherwise, express or implied, regarding any idea made, conceived or acquired prior to </w:t>
      </w:r>
      <w:r>
        <w:rPr>
          <w:rFonts w:ascii="Times New Roman" w:eastAsia="Times New Roman" w:hAnsi="Times New Roman" w:cs="Times New Roman"/>
          <w:color w:val="000000"/>
          <w:sz w:val="22"/>
          <w:szCs w:val="22"/>
        </w:rPr>
        <w:t xml:space="preserve">or after the Effective Date, nor as granting any right with respect to the use or marketing of any product or service. </w:t>
      </w:r>
    </w:p>
    <w:p w14:paraId="444204AA"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33B9B77D"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Parties will use the Confidential Information only for the Business Relationship.</w:t>
      </w:r>
    </w:p>
    <w:p w14:paraId="76C1060E"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66124A82"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NON-SOLICITATION AND NON-COMPETE </w:t>
      </w:r>
    </w:p>
    <w:p w14:paraId="66C14E24" w14:textId="77777777" w:rsidR="00BE0C04" w:rsidRDefault="00BE0C04">
      <w:pPr>
        <w:pBdr>
          <w:top w:val="nil"/>
          <w:left w:val="nil"/>
          <w:bottom w:val="nil"/>
          <w:right w:val="nil"/>
          <w:between w:val="nil"/>
        </w:pBdr>
        <w:ind w:left="720"/>
        <w:jc w:val="both"/>
        <w:rPr>
          <w:rFonts w:ascii="Times New Roman" w:eastAsia="Times New Roman" w:hAnsi="Times New Roman" w:cs="Times New Roman"/>
          <w:b/>
          <w:color w:val="000000"/>
          <w:sz w:val="22"/>
          <w:szCs w:val="22"/>
        </w:rPr>
      </w:pPr>
    </w:p>
    <w:p w14:paraId="20DFB104"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The Counterparty agrees not to pursue any transaction or business relationship that is directly competitive to the business of EMB that makes use of any Confidential Information during the term of this Agreement, other than through EMB or on behalf of EMB.</w:t>
      </w:r>
    </w:p>
    <w:p w14:paraId="4096BC8C" w14:textId="77777777" w:rsidR="00BE0C04" w:rsidRDefault="00BE0C04">
      <w:pPr>
        <w:pBdr>
          <w:top w:val="nil"/>
          <w:left w:val="nil"/>
          <w:bottom w:val="nil"/>
          <w:right w:val="nil"/>
          <w:between w:val="nil"/>
        </w:pBdr>
        <w:ind w:left="709"/>
        <w:jc w:val="both"/>
        <w:rPr>
          <w:rFonts w:ascii="Times New Roman" w:eastAsia="Times New Roman" w:hAnsi="Times New Roman" w:cs="Times New Roman"/>
          <w:b/>
          <w:color w:val="000000"/>
          <w:sz w:val="22"/>
          <w:szCs w:val="22"/>
        </w:rPr>
      </w:pPr>
    </w:p>
    <w:p w14:paraId="71CC1562"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proofErr w:type="gramStart"/>
      <w:r>
        <w:rPr>
          <w:rFonts w:ascii="Times New Roman" w:eastAsia="Times New Roman" w:hAnsi="Times New Roman" w:cs="Times New Roman"/>
          <w:color w:val="000000"/>
          <w:sz w:val="22"/>
          <w:szCs w:val="22"/>
        </w:rPr>
        <w:t>The  Counterparty</w:t>
      </w:r>
      <w:proofErr w:type="gramEnd"/>
      <w:r>
        <w:rPr>
          <w:rFonts w:ascii="Times New Roman" w:eastAsia="Times New Roman" w:hAnsi="Times New Roman" w:cs="Times New Roman"/>
          <w:color w:val="000000"/>
          <w:sz w:val="22"/>
          <w:szCs w:val="22"/>
        </w:rPr>
        <w:t xml:space="preserve"> agrees that during the term of this Agreement, and the term of any subsequent services agreement executed between the Parties following from this Agreement, it will not, directly or indirectly, for the benefit of itself or any other thi</w:t>
      </w:r>
      <w:r>
        <w:rPr>
          <w:rFonts w:ascii="Times New Roman" w:eastAsia="Times New Roman" w:hAnsi="Times New Roman" w:cs="Times New Roman"/>
          <w:color w:val="000000"/>
          <w:sz w:val="22"/>
          <w:szCs w:val="22"/>
        </w:rPr>
        <w:t>rd party:</w:t>
      </w:r>
    </w:p>
    <w:p w14:paraId="3D5D383A"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3C42EB01" w14:textId="77777777" w:rsidR="00BE0C04" w:rsidRDefault="00696DE4">
      <w:pPr>
        <w:numPr>
          <w:ilvl w:val="0"/>
          <w:numId w:val="6"/>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solicit or induce, or make any attempt to solicit or induce, any Identified Client </w:t>
      </w:r>
      <w:r>
        <w:rPr>
          <w:rFonts w:ascii="Times New Roman" w:eastAsia="Times New Roman" w:hAnsi="Times New Roman" w:cs="Times New Roman"/>
          <w:i/>
          <w:color w:val="000000"/>
          <w:sz w:val="22"/>
          <w:szCs w:val="22"/>
        </w:rPr>
        <w:t>(as defined below)</w:t>
      </w:r>
      <w:r>
        <w:rPr>
          <w:rFonts w:ascii="Times New Roman" w:eastAsia="Times New Roman" w:hAnsi="Times New Roman" w:cs="Times New Roman"/>
          <w:color w:val="000000"/>
          <w:sz w:val="22"/>
          <w:szCs w:val="22"/>
        </w:rPr>
        <w:t xml:space="preserve">; or </w:t>
      </w:r>
    </w:p>
    <w:p w14:paraId="6E3E4859" w14:textId="77777777" w:rsidR="00BE0C04" w:rsidRDefault="00BE0C04">
      <w:pPr>
        <w:pBdr>
          <w:top w:val="nil"/>
          <w:left w:val="nil"/>
          <w:bottom w:val="nil"/>
          <w:right w:val="nil"/>
          <w:between w:val="nil"/>
        </w:pBdr>
        <w:ind w:left="1276"/>
        <w:jc w:val="both"/>
        <w:rPr>
          <w:rFonts w:ascii="Times New Roman" w:eastAsia="Times New Roman" w:hAnsi="Times New Roman" w:cs="Times New Roman"/>
          <w:color w:val="000000"/>
          <w:sz w:val="22"/>
          <w:szCs w:val="22"/>
        </w:rPr>
      </w:pPr>
    </w:p>
    <w:p w14:paraId="666A6701" w14:textId="77777777" w:rsidR="00BE0C04" w:rsidRDefault="00696DE4">
      <w:pPr>
        <w:numPr>
          <w:ilvl w:val="0"/>
          <w:numId w:val="6"/>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request or advise any Identified Client, consultant, supplier, or vendor of EMB to withdraw, curtail, cancel, or refrain from doing business with EMB for any reason.</w:t>
      </w:r>
    </w:p>
    <w:p w14:paraId="1AFE8821" w14:textId="77777777" w:rsidR="00BE0C04" w:rsidRDefault="00BE0C04">
      <w:pPr>
        <w:jc w:val="both"/>
        <w:rPr>
          <w:rFonts w:ascii="Times New Roman" w:eastAsia="Times New Roman" w:hAnsi="Times New Roman" w:cs="Times New Roman"/>
          <w:b/>
          <w:sz w:val="22"/>
          <w:szCs w:val="22"/>
        </w:rPr>
      </w:pPr>
    </w:p>
    <w:p w14:paraId="31B909A5"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NON-CIRCUMVENTION</w:t>
      </w:r>
    </w:p>
    <w:p w14:paraId="22B3C680" w14:textId="77777777" w:rsidR="00BE0C04" w:rsidRDefault="00BE0C04">
      <w:pPr>
        <w:pBdr>
          <w:top w:val="nil"/>
          <w:left w:val="nil"/>
          <w:bottom w:val="nil"/>
          <w:right w:val="nil"/>
          <w:between w:val="nil"/>
        </w:pBdr>
        <w:ind w:left="720"/>
        <w:jc w:val="both"/>
        <w:rPr>
          <w:rFonts w:ascii="Times New Roman" w:eastAsia="Times New Roman" w:hAnsi="Times New Roman" w:cs="Times New Roman"/>
          <w:b/>
          <w:color w:val="000000"/>
          <w:sz w:val="22"/>
          <w:szCs w:val="22"/>
        </w:rPr>
      </w:pPr>
    </w:p>
    <w:p w14:paraId="65D2E1E2"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In furtherance of the Business Relationship, EMB will introduce its client (“</w:t>
      </w:r>
      <w:r>
        <w:rPr>
          <w:rFonts w:ascii="Times New Roman" w:eastAsia="Times New Roman" w:hAnsi="Times New Roman" w:cs="Times New Roman"/>
          <w:b/>
          <w:color w:val="000000"/>
          <w:sz w:val="22"/>
          <w:szCs w:val="22"/>
        </w:rPr>
        <w:t>Identified Client</w:t>
      </w:r>
      <w:r>
        <w:rPr>
          <w:rFonts w:ascii="Times New Roman" w:eastAsia="Times New Roman" w:hAnsi="Times New Roman" w:cs="Times New Roman"/>
          <w:color w:val="000000"/>
          <w:sz w:val="22"/>
          <w:szCs w:val="22"/>
        </w:rPr>
        <w:t>”) to the Counterparty for the provision of proposed services. The identity of the Identified Client will be disclosed to Counterparty only after execution of thi</w:t>
      </w:r>
      <w:r>
        <w:rPr>
          <w:rFonts w:ascii="Times New Roman" w:eastAsia="Times New Roman" w:hAnsi="Times New Roman" w:cs="Times New Roman"/>
          <w:color w:val="000000"/>
          <w:sz w:val="22"/>
          <w:szCs w:val="22"/>
        </w:rPr>
        <w:t xml:space="preserve">s Agreement. </w:t>
      </w:r>
    </w:p>
    <w:p w14:paraId="66307C95" w14:textId="77777777" w:rsidR="00BE0C04" w:rsidRDefault="00BE0C04">
      <w:pPr>
        <w:pBdr>
          <w:top w:val="nil"/>
          <w:left w:val="nil"/>
          <w:bottom w:val="nil"/>
          <w:right w:val="nil"/>
          <w:between w:val="nil"/>
        </w:pBdr>
        <w:ind w:left="709"/>
        <w:jc w:val="both"/>
        <w:rPr>
          <w:rFonts w:ascii="Times New Roman" w:eastAsia="Times New Roman" w:hAnsi="Times New Roman" w:cs="Times New Roman"/>
          <w:b/>
          <w:color w:val="000000"/>
          <w:sz w:val="22"/>
          <w:szCs w:val="22"/>
        </w:rPr>
      </w:pPr>
    </w:p>
    <w:p w14:paraId="6D284607" w14:textId="056B2983"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During the term of this Agreement</w:t>
      </w:r>
      <w:del w:id="1" w:author="Khushi Badala" w:date="2025-12-18T13:14:00Z">
        <w:r w:rsidDel="008874BB">
          <w:rPr>
            <w:rFonts w:ascii="Times New Roman" w:eastAsia="Times New Roman" w:hAnsi="Times New Roman" w:cs="Times New Roman"/>
            <w:color w:val="000000"/>
            <w:sz w:val="22"/>
            <w:szCs w:val="22"/>
          </w:rPr>
          <w:delText xml:space="preserve"> and for a period of two (2) years thereafter</w:delText>
        </w:r>
      </w:del>
      <w:r>
        <w:rPr>
          <w:rFonts w:ascii="Times New Roman" w:eastAsia="Times New Roman" w:hAnsi="Times New Roman" w:cs="Times New Roman"/>
          <w:color w:val="000000"/>
          <w:sz w:val="22"/>
          <w:szCs w:val="22"/>
        </w:rPr>
        <w:t>, Counterparty agrees to refrain from approaching, transacting, dealing, communicating, and/or conspiring with Identified Client in any business or commercial rela</w:t>
      </w:r>
      <w:r>
        <w:rPr>
          <w:rFonts w:ascii="Times New Roman" w:eastAsia="Times New Roman" w:hAnsi="Times New Roman" w:cs="Times New Roman"/>
          <w:color w:val="000000"/>
          <w:sz w:val="22"/>
          <w:szCs w:val="22"/>
        </w:rPr>
        <w:t>tionship whatsoever without the prior written consent of EMB</w:t>
      </w:r>
      <w:r>
        <w:rPr>
          <w:rFonts w:ascii="Times New Roman" w:eastAsia="Times New Roman" w:hAnsi="Times New Roman" w:cs="Times New Roman"/>
          <w:color w:val="000000"/>
          <w:sz w:val="22"/>
          <w:szCs w:val="22"/>
        </w:rPr>
        <w:t>. Provided this restriction will not apply where Counterparty is availing services under a definitive service agreement with EMB and/or where EMB has provided written consent for the same.</w:t>
      </w:r>
    </w:p>
    <w:p w14:paraId="3D137BF2" w14:textId="77777777" w:rsidR="00BE0C04" w:rsidRDefault="00BE0C04">
      <w:pPr>
        <w:pBdr>
          <w:top w:val="nil"/>
          <w:left w:val="nil"/>
          <w:bottom w:val="nil"/>
          <w:right w:val="nil"/>
          <w:between w:val="nil"/>
        </w:pBdr>
        <w:ind w:left="720"/>
        <w:rPr>
          <w:rFonts w:ascii="Times New Roman" w:eastAsia="Times New Roman" w:hAnsi="Times New Roman" w:cs="Times New Roman"/>
          <w:b/>
          <w:color w:val="000000"/>
          <w:sz w:val="22"/>
          <w:szCs w:val="22"/>
        </w:rPr>
      </w:pPr>
    </w:p>
    <w:p w14:paraId="2F86C111"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In the event the Counterparty, directly or indirectly, does any act or omission which results in a breach of this Clause 5, the Counterparty will indemnify EMB against all losses incurred by EMB as a consequence of such breach by the Counterparty, includin</w:t>
      </w:r>
      <w:r>
        <w:rPr>
          <w:rFonts w:ascii="Times New Roman" w:eastAsia="Times New Roman" w:hAnsi="Times New Roman" w:cs="Times New Roman"/>
          <w:color w:val="000000"/>
          <w:sz w:val="22"/>
          <w:szCs w:val="22"/>
        </w:rPr>
        <w:t>g reasonable attorney’s costs.</w:t>
      </w:r>
    </w:p>
    <w:p w14:paraId="5FA96DF5" w14:textId="77777777" w:rsidR="00BE0C04" w:rsidRDefault="00BE0C04">
      <w:pPr>
        <w:jc w:val="both"/>
        <w:rPr>
          <w:rFonts w:ascii="Times New Roman" w:eastAsia="Times New Roman" w:hAnsi="Times New Roman" w:cs="Times New Roman"/>
          <w:b/>
          <w:sz w:val="22"/>
          <w:szCs w:val="22"/>
        </w:rPr>
      </w:pPr>
    </w:p>
    <w:p w14:paraId="01EC4678"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BINDING PERIOD</w:t>
      </w:r>
    </w:p>
    <w:p w14:paraId="605823BD" w14:textId="77777777" w:rsidR="00BE0C04" w:rsidRDefault="00BE0C04">
      <w:pPr>
        <w:pBdr>
          <w:top w:val="nil"/>
          <w:left w:val="nil"/>
          <w:bottom w:val="nil"/>
          <w:right w:val="nil"/>
          <w:between w:val="nil"/>
        </w:pBdr>
        <w:ind w:left="720"/>
        <w:jc w:val="both"/>
        <w:rPr>
          <w:rFonts w:ascii="Times New Roman" w:eastAsia="Times New Roman" w:hAnsi="Times New Roman" w:cs="Times New Roman"/>
          <w:b/>
          <w:color w:val="000000"/>
          <w:sz w:val="22"/>
          <w:szCs w:val="22"/>
        </w:rPr>
      </w:pPr>
    </w:p>
    <w:p w14:paraId="305FE1B4" w14:textId="237414DE"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The obligations of the Parties under this Agreement will continue and survive the completion or abandonment of the Business Relationship and will remain binding for a </w:t>
      </w:r>
      <w:commentRangeStart w:id="2"/>
      <w:r>
        <w:rPr>
          <w:rFonts w:ascii="Times New Roman" w:eastAsia="Times New Roman" w:hAnsi="Times New Roman" w:cs="Times New Roman"/>
          <w:color w:val="000000"/>
          <w:sz w:val="22"/>
          <w:szCs w:val="22"/>
          <w:highlight w:val="yellow"/>
        </w:rPr>
        <w:t xml:space="preserve">period of </w:t>
      </w:r>
      <w:ins w:id="3" w:author="Khushi Badala" w:date="2025-12-18T13:15:00Z">
        <w:r w:rsidR="003E43DB">
          <w:rPr>
            <w:rFonts w:ascii="Times New Roman" w:eastAsia="Times New Roman" w:hAnsi="Times New Roman" w:cs="Times New Roman"/>
            <w:color w:val="000000"/>
            <w:sz w:val="22"/>
            <w:szCs w:val="22"/>
            <w:highlight w:val="yellow"/>
          </w:rPr>
          <w:t>one</w:t>
        </w:r>
      </w:ins>
      <w:del w:id="4" w:author="Khushi Badala" w:date="2025-12-18T13:15:00Z">
        <w:r w:rsidDel="003E43DB">
          <w:rPr>
            <w:rFonts w:ascii="Times New Roman" w:eastAsia="Times New Roman" w:hAnsi="Times New Roman" w:cs="Times New Roman"/>
            <w:color w:val="000000"/>
            <w:sz w:val="22"/>
            <w:szCs w:val="22"/>
            <w:highlight w:val="yellow"/>
          </w:rPr>
          <w:delText>two</w:delText>
        </w:r>
      </w:del>
      <w:r>
        <w:rPr>
          <w:rFonts w:ascii="Times New Roman" w:eastAsia="Times New Roman" w:hAnsi="Times New Roman" w:cs="Times New Roman"/>
          <w:color w:val="000000"/>
          <w:sz w:val="22"/>
          <w:szCs w:val="22"/>
          <w:highlight w:val="yellow"/>
        </w:rPr>
        <w:t xml:space="preserve"> (</w:t>
      </w:r>
      <w:ins w:id="5" w:author="Khushi Badala" w:date="2025-12-18T13:16:00Z">
        <w:r w:rsidR="003E43DB">
          <w:rPr>
            <w:rFonts w:ascii="Times New Roman" w:eastAsia="Times New Roman" w:hAnsi="Times New Roman" w:cs="Times New Roman"/>
            <w:color w:val="000000"/>
            <w:sz w:val="22"/>
            <w:szCs w:val="22"/>
            <w:highlight w:val="yellow"/>
          </w:rPr>
          <w:t>1</w:t>
        </w:r>
      </w:ins>
      <w:del w:id="6" w:author="Khushi Badala" w:date="2025-12-18T13:16:00Z">
        <w:r w:rsidDel="003E43DB">
          <w:rPr>
            <w:rFonts w:ascii="Times New Roman" w:eastAsia="Times New Roman" w:hAnsi="Times New Roman" w:cs="Times New Roman"/>
            <w:color w:val="000000"/>
            <w:sz w:val="22"/>
            <w:szCs w:val="22"/>
            <w:highlight w:val="yellow"/>
          </w:rPr>
          <w:delText>2</w:delText>
        </w:r>
      </w:del>
      <w:r>
        <w:rPr>
          <w:rFonts w:ascii="Times New Roman" w:eastAsia="Times New Roman" w:hAnsi="Times New Roman" w:cs="Times New Roman"/>
          <w:color w:val="000000"/>
          <w:sz w:val="22"/>
          <w:szCs w:val="22"/>
          <w:highlight w:val="yellow"/>
        </w:rPr>
        <w:t>) years</w:t>
      </w:r>
      <w:commentRangeEnd w:id="2"/>
      <w:r>
        <w:rPr>
          <w:rStyle w:val="CommentReference"/>
        </w:rPr>
        <w:commentReference w:id="2"/>
      </w:r>
      <w:r>
        <w:rPr>
          <w:rFonts w:ascii="Times New Roman" w:eastAsia="Times New Roman" w:hAnsi="Times New Roman" w:cs="Times New Roman"/>
          <w:color w:val="000000"/>
          <w:sz w:val="22"/>
          <w:szCs w:val="22"/>
        </w:rPr>
        <w:t xml:space="preserve"> from the Effective Date. This Clause will continue to be binding even in the event of the Agreement’s termination. </w:t>
      </w:r>
    </w:p>
    <w:p w14:paraId="69629147"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56C374C"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RELIEFS</w:t>
      </w:r>
    </w:p>
    <w:p w14:paraId="239224AB"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38958798"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 a violation by either Party of this Agreement could cause irreparable injury to the other Party and as there is no adequate re</w:t>
      </w:r>
      <w:r>
        <w:rPr>
          <w:rFonts w:ascii="Times New Roman" w:eastAsia="Times New Roman" w:hAnsi="Times New Roman" w:cs="Times New Roman"/>
          <w:color w:val="000000"/>
          <w:sz w:val="22"/>
          <w:szCs w:val="22"/>
        </w:rPr>
        <w:t>medy at law for such violation, the non-breaching Party may, in addition to any other remedies, including without limitation, injunctive relief available to it at law or in equity, enjoin the breaching Party in a court of equity for violating or threatenin</w:t>
      </w:r>
      <w:r>
        <w:rPr>
          <w:rFonts w:ascii="Times New Roman" w:eastAsia="Times New Roman" w:hAnsi="Times New Roman" w:cs="Times New Roman"/>
          <w:color w:val="000000"/>
          <w:sz w:val="22"/>
          <w:szCs w:val="22"/>
        </w:rPr>
        <w:t xml:space="preserve">g to violate this Agreement. </w:t>
      </w:r>
    </w:p>
    <w:p w14:paraId="5B7F9308" w14:textId="77777777" w:rsidR="00BE0C04" w:rsidRDefault="00BE0C04">
      <w:pPr>
        <w:pBdr>
          <w:top w:val="nil"/>
          <w:left w:val="nil"/>
          <w:bottom w:val="nil"/>
          <w:right w:val="nil"/>
          <w:between w:val="nil"/>
        </w:pBdr>
        <w:ind w:left="709"/>
        <w:jc w:val="both"/>
        <w:rPr>
          <w:rFonts w:ascii="Times New Roman" w:eastAsia="Times New Roman" w:hAnsi="Times New Roman" w:cs="Times New Roman"/>
          <w:color w:val="000000"/>
          <w:sz w:val="22"/>
          <w:szCs w:val="22"/>
        </w:rPr>
      </w:pPr>
    </w:p>
    <w:p w14:paraId="48387851"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the event either Party is required to enforce this Agreement through legal action, then it will be entitled to recover from the other Party all costs incurred thereby, including without limitation, reasonable attorney’s fees.</w:t>
      </w:r>
    </w:p>
    <w:p w14:paraId="396C902C"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14E3AC2C"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NO REPRESENTATION OR WARRA</w:t>
      </w:r>
      <w:r>
        <w:rPr>
          <w:rFonts w:ascii="Times New Roman" w:eastAsia="Times New Roman" w:hAnsi="Times New Roman" w:cs="Times New Roman"/>
          <w:b/>
          <w:color w:val="000000"/>
          <w:sz w:val="22"/>
          <w:szCs w:val="22"/>
        </w:rPr>
        <w:t>NTY</w:t>
      </w:r>
    </w:p>
    <w:p w14:paraId="7D50D2B2"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20AFF824" w14:textId="77777777" w:rsidR="00BE0C04" w:rsidRDefault="00696DE4">
      <w:pPr>
        <w:pBdr>
          <w:top w:val="nil"/>
          <w:left w:val="nil"/>
          <w:bottom w:val="nil"/>
          <w:right w:val="nil"/>
          <w:between w:val="nil"/>
        </w:pBdr>
        <w:ind w:left="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Neither Party makes any representation or warranty with respect to any Confidential Information disclosed by it, nor will either Party or any of their respective </w:t>
      </w:r>
      <w:proofErr w:type="gramStart"/>
      <w:r>
        <w:rPr>
          <w:rFonts w:ascii="Times New Roman" w:eastAsia="Times New Roman" w:hAnsi="Times New Roman" w:cs="Times New Roman"/>
          <w:color w:val="000000"/>
          <w:sz w:val="22"/>
          <w:szCs w:val="22"/>
        </w:rPr>
        <w:t>representatives  have</w:t>
      </w:r>
      <w:proofErr w:type="gramEnd"/>
      <w:r>
        <w:rPr>
          <w:rFonts w:ascii="Times New Roman" w:eastAsia="Times New Roman" w:hAnsi="Times New Roman" w:cs="Times New Roman"/>
          <w:color w:val="000000"/>
          <w:sz w:val="22"/>
          <w:szCs w:val="22"/>
        </w:rPr>
        <w:t xml:space="preserve"> any liability hereunder with respect to the accuracy or completeness of </w:t>
      </w:r>
      <w:r>
        <w:rPr>
          <w:rFonts w:ascii="Times New Roman" w:eastAsia="Times New Roman" w:hAnsi="Times New Roman" w:cs="Times New Roman"/>
          <w:color w:val="000000"/>
          <w:sz w:val="22"/>
          <w:szCs w:val="22"/>
        </w:rPr>
        <w:t>any Confidential Information or the use thereof.</w:t>
      </w:r>
    </w:p>
    <w:p w14:paraId="19CF5220"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418E4F52"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SEVERABILITY</w:t>
      </w:r>
    </w:p>
    <w:p w14:paraId="0B85D163"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27BE7937"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Any provision of this Agreement held or determined by a court (or other legal authority) of competent jurisdiction to be illegal, invalid, or unenforceable in any jurisdiction will </w:t>
      </w:r>
      <w:proofErr w:type="gramStart"/>
      <w:r>
        <w:rPr>
          <w:rFonts w:ascii="Times New Roman" w:eastAsia="Times New Roman" w:hAnsi="Times New Roman" w:cs="Times New Roman"/>
          <w:color w:val="000000"/>
          <w:sz w:val="22"/>
          <w:szCs w:val="22"/>
        </w:rPr>
        <w:t>be  deemed</w:t>
      </w:r>
      <w:proofErr w:type="gramEnd"/>
      <w:r>
        <w:rPr>
          <w:rFonts w:ascii="Times New Roman" w:eastAsia="Times New Roman" w:hAnsi="Times New Roman" w:cs="Times New Roman"/>
          <w:color w:val="000000"/>
          <w:sz w:val="22"/>
          <w:szCs w:val="22"/>
        </w:rPr>
        <w:t xml:space="preserve"> separate, distinct and independent, and will be ineffective to t</w:t>
      </w:r>
      <w:r>
        <w:rPr>
          <w:rFonts w:ascii="Times New Roman" w:eastAsia="Times New Roman" w:hAnsi="Times New Roman" w:cs="Times New Roman"/>
          <w:color w:val="000000"/>
          <w:sz w:val="22"/>
          <w:szCs w:val="22"/>
        </w:rPr>
        <w:t>he extent of such holding or determination without:</w:t>
      </w:r>
    </w:p>
    <w:p w14:paraId="513CF9F0"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2B4D468D" w14:textId="77777777" w:rsidR="00BE0C04" w:rsidRDefault="00696DE4">
      <w:pPr>
        <w:numPr>
          <w:ilvl w:val="0"/>
          <w:numId w:val="3"/>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invalidating the remaining provisions of this Agreement in that jurisdiction; or </w:t>
      </w:r>
    </w:p>
    <w:p w14:paraId="4E986B4F" w14:textId="77777777" w:rsidR="00BE0C04" w:rsidRDefault="00BE0C04">
      <w:pPr>
        <w:pBdr>
          <w:top w:val="nil"/>
          <w:left w:val="nil"/>
          <w:bottom w:val="nil"/>
          <w:right w:val="nil"/>
          <w:between w:val="nil"/>
        </w:pBdr>
        <w:ind w:left="1276"/>
        <w:jc w:val="both"/>
        <w:rPr>
          <w:rFonts w:ascii="Times New Roman" w:eastAsia="Times New Roman" w:hAnsi="Times New Roman" w:cs="Times New Roman"/>
          <w:color w:val="000000"/>
          <w:sz w:val="22"/>
          <w:szCs w:val="22"/>
        </w:rPr>
      </w:pPr>
    </w:p>
    <w:p w14:paraId="4859989B" w14:textId="77777777" w:rsidR="00BE0C04" w:rsidRDefault="00696DE4">
      <w:pPr>
        <w:numPr>
          <w:ilvl w:val="0"/>
          <w:numId w:val="3"/>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affecting the legality, validity or enforceability of such provision in any other jurisdiction.</w:t>
      </w:r>
    </w:p>
    <w:p w14:paraId="30404328"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2C5D2EFF"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NOTICES</w:t>
      </w:r>
    </w:p>
    <w:p w14:paraId="0DE0C1D5"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278D004"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Any notice required or permitted to be given hereunder will be: </w:t>
      </w:r>
      <w:r>
        <w:rPr>
          <w:rFonts w:ascii="Times New Roman" w:eastAsia="Times New Roman" w:hAnsi="Times New Roman" w:cs="Times New Roman"/>
          <w:b/>
          <w:color w:val="000000"/>
          <w:sz w:val="22"/>
          <w:szCs w:val="22"/>
        </w:rPr>
        <w:t>(a)</w:t>
      </w:r>
      <w:r>
        <w:rPr>
          <w:rFonts w:ascii="Times New Roman" w:eastAsia="Times New Roman" w:hAnsi="Times New Roman" w:cs="Times New Roman"/>
          <w:color w:val="000000"/>
          <w:sz w:val="22"/>
          <w:szCs w:val="22"/>
        </w:rPr>
        <w:t xml:space="preserve"> in writing; and </w:t>
      </w:r>
      <w:r>
        <w:rPr>
          <w:rFonts w:ascii="Times New Roman" w:eastAsia="Times New Roman" w:hAnsi="Times New Roman" w:cs="Times New Roman"/>
          <w:b/>
          <w:color w:val="000000"/>
          <w:sz w:val="22"/>
          <w:szCs w:val="22"/>
        </w:rPr>
        <w:t>(b)</w:t>
      </w:r>
      <w:r>
        <w:rPr>
          <w:rFonts w:ascii="Times New Roman" w:eastAsia="Times New Roman" w:hAnsi="Times New Roman" w:cs="Times New Roman"/>
          <w:color w:val="000000"/>
          <w:sz w:val="22"/>
          <w:szCs w:val="22"/>
        </w:rPr>
        <w:t xml:space="preserve"> effective on the first business day following the date of receipt; and </w:t>
      </w:r>
      <w:r>
        <w:rPr>
          <w:rFonts w:ascii="Times New Roman" w:eastAsia="Times New Roman" w:hAnsi="Times New Roman" w:cs="Times New Roman"/>
          <w:b/>
          <w:color w:val="000000"/>
          <w:sz w:val="22"/>
          <w:szCs w:val="22"/>
        </w:rPr>
        <w:t>(c)</w:t>
      </w:r>
      <w:r>
        <w:rPr>
          <w:rFonts w:ascii="Times New Roman" w:eastAsia="Times New Roman" w:hAnsi="Times New Roman" w:cs="Times New Roman"/>
          <w:color w:val="000000"/>
          <w:sz w:val="22"/>
          <w:szCs w:val="22"/>
        </w:rPr>
        <w:t xml:space="preserve"> delivered by one of the </w:t>
      </w:r>
      <w:proofErr w:type="gramStart"/>
      <w:r>
        <w:rPr>
          <w:rFonts w:ascii="Times New Roman" w:eastAsia="Times New Roman" w:hAnsi="Times New Roman" w:cs="Times New Roman"/>
          <w:color w:val="000000"/>
          <w:sz w:val="22"/>
          <w:szCs w:val="22"/>
        </w:rPr>
        <w:t>following  means</w:t>
      </w:r>
      <w:proofErr w:type="gramEnd"/>
      <w:r>
        <w:rPr>
          <w:rFonts w:ascii="Times New Roman" w:eastAsia="Times New Roman" w:hAnsi="Times New Roman" w:cs="Times New Roman"/>
          <w:color w:val="000000"/>
          <w:sz w:val="22"/>
          <w:szCs w:val="22"/>
        </w:rPr>
        <w:t>:</w:t>
      </w:r>
    </w:p>
    <w:p w14:paraId="6FD0CF70"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38B2FF6A" w14:textId="77777777" w:rsidR="00BE0C04" w:rsidRDefault="00696DE4">
      <w:pPr>
        <w:numPr>
          <w:ilvl w:val="0"/>
          <w:numId w:val="2"/>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by personal delivery; or </w:t>
      </w:r>
    </w:p>
    <w:p w14:paraId="45FD5C80" w14:textId="77777777" w:rsidR="00BE0C04" w:rsidRDefault="00BE0C04">
      <w:pPr>
        <w:pBdr>
          <w:top w:val="nil"/>
          <w:left w:val="nil"/>
          <w:bottom w:val="nil"/>
          <w:right w:val="nil"/>
          <w:between w:val="nil"/>
        </w:pBdr>
        <w:ind w:left="1276"/>
        <w:jc w:val="both"/>
        <w:rPr>
          <w:rFonts w:ascii="Times New Roman" w:eastAsia="Times New Roman" w:hAnsi="Times New Roman" w:cs="Times New Roman"/>
          <w:color w:val="000000"/>
          <w:sz w:val="22"/>
          <w:szCs w:val="22"/>
        </w:rPr>
      </w:pPr>
    </w:p>
    <w:p w14:paraId="23D26FEC" w14:textId="77777777" w:rsidR="00BE0C04" w:rsidRDefault="00696DE4">
      <w:pPr>
        <w:numPr>
          <w:ilvl w:val="0"/>
          <w:numId w:val="2"/>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by prepaid, overnight package delivery or courier service; or</w:t>
      </w:r>
    </w:p>
    <w:p w14:paraId="5B1C66E8" w14:textId="77777777" w:rsidR="00BE0C04" w:rsidRDefault="00696DE4">
      <w:pPr>
        <w:pBdr>
          <w:top w:val="nil"/>
          <w:left w:val="nil"/>
          <w:bottom w:val="nil"/>
          <w:right w:val="nil"/>
          <w:between w:val="nil"/>
        </w:pBdr>
        <w:ind w:left="1276"/>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14:paraId="6BA4B8A2" w14:textId="77777777" w:rsidR="00BE0C04" w:rsidRDefault="00696DE4">
      <w:pPr>
        <w:numPr>
          <w:ilvl w:val="0"/>
          <w:numId w:val="2"/>
        </w:numPr>
        <w:pBdr>
          <w:top w:val="nil"/>
          <w:left w:val="nil"/>
          <w:bottom w:val="nil"/>
          <w:right w:val="nil"/>
          <w:between w:val="nil"/>
        </w:pBdr>
        <w:ind w:left="1276" w:hanging="567"/>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by e-mail. </w:t>
      </w:r>
    </w:p>
    <w:p w14:paraId="294BFD56" w14:textId="77777777" w:rsidR="00BE0C04" w:rsidRDefault="00BE0C04">
      <w:pPr>
        <w:pBdr>
          <w:top w:val="nil"/>
          <w:left w:val="nil"/>
          <w:bottom w:val="nil"/>
          <w:right w:val="nil"/>
          <w:between w:val="nil"/>
        </w:pBdr>
        <w:ind w:left="720"/>
        <w:rPr>
          <w:rFonts w:ascii="Times New Roman" w:eastAsia="Times New Roman" w:hAnsi="Times New Roman" w:cs="Times New Roman"/>
          <w:color w:val="000000"/>
          <w:sz w:val="22"/>
          <w:szCs w:val="22"/>
        </w:rPr>
      </w:pPr>
    </w:p>
    <w:p w14:paraId="6342A807" w14:textId="77777777" w:rsidR="00BE0C04" w:rsidRDefault="00696DE4">
      <w:pPr>
        <w:numPr>
          <w:ilvl w:val="1"/>
          <w:numId w:val="1"/>
        </w:numPr>
        <w:pBdr>
          <w:top w:val="nil"/>
          <w:left w:val="nil"/>
          <w:bottom w:val="nil"/>
          <w:right w:val="nil"/>
          <w:between w:val="nil"/>
        </w:pBdr>
        <w:ind w:left="709" w:hanging="709"/>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All Notices given under this Agreement will be addressed to the addresses stated at the outset of this Agreement, or to new or additional addresses as the Parties may be advised in writing.</w:t>
      </w:r>
    </w:p>
    <w:p w14:paraId="0F3501F1"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7F983584"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GOVERNING LAW &amp; DISPUTES</w:t>
      </w:r>
    </w:p>
    <w:p w14:paraId="0D4A0749"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6C063895" w14:textId="77777777" w:rsidR="00BE0C04" w:rsidRDefault="00696DE4">
      <w:pPr>
        <w:ind w:left="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Agreement, and any dispute arising from the relationship between the Parties to this Agreement, whether contractual or non-contractual, will be governed by the laws of Abu Dhabi, excluding its conflict of laws principles. If any dispute, claim, contro</w:t>
      </w:r>
      <w:r>
        <w:rPr>
          <w:rFonts w:ascii="Times New Roman" w:eastAsia="Times New Roman" w:hAnsi="Times New Roman" w:cs="Times New Roman"/>
          <w:sz w:val="22"/>
          <w:szCs w:val="22"/>
        </w:rPr>
        <w:t xml:space="preserve">versy, or difference between the parties arises, out of or in connection with this Agreement, including any question regarding its existence, validity, interpretation, or termination (a “Dispute”), then the parties will use their best endeavours to settle </w:t>
      </w:r>
      <w:r>
        <w:rPr>
          <w:rFonts w:ascii="Times New Roman" w:eastAsia="Times New Roman" w:hAnsi="Times New Roman" w:cs="Times New Roman"/>
          <w:sz w:val="22"/>
          <w:szCs w:val="22"/>
        </w:rPr>
        <w:t xml:space="preserve">the Dispute. If the parties do not reach a solution within a period of thirty (30) days, then the Dispute will finally be settled by way of arbitration by a sole arbitrator under the rules of the Abu Dhabi Commercial Conciliation &amp; Arbitration Centre. The </w:t>
      </w:r>
      <w:r>
        <w:rPr>
          <w:rFonts w:ascii="Times New Roman" w:eastAsia="Times New Roman" w:hAnsi="Times New Roman" w:cs="Times New Roman"/>
          <w:sz w:val="22"/>
          <w:szCs w:val="22"/>
        </w:rPr>
        <w:t>language of arbitration will be English, and the seat and venue of the arbitration will be Abu Dhabi. In all cases, the appointed arbitrator will have full competence to resolve the dispute and the arbitrator’s award in this regard will be final and bindin</w:t>
      </w:r>
      <w:r>
        <w:rPr>
          <w:rFonts w:ascii="Times New Roman" w:eastAsia="Times New Roman" w:hAnsi="Times New Roman" w:cs="Times New Roman"/>
          <w:sz w:val="22"/>
          <w:szCs w:val="22"/>
        </w:rPr>
        <w:t xml:space="preserve">g upon the parties. </w:t>
      </w:r>
    </w:p>
    <w:p w14:paraId="45B5ADC1"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65D7A83E"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WAIVER</w:t>
      </w:r>
    </w:p>
    <w:p w14:paraId="1D5E3847"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42A1C8E5"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Neither Party will be deemed to waive any of its rights, powers or remedies hereunder unless such waiver is in writing and signed by said Party. </w:t>
      </w:r>
    </w:p>
    <w:p w14:paraId="53A4CF82"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74B991A7"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SUCCESSORS</w:t>
      </w:r>
    </w:p>
    <w:p w14:paraId="0E15B54C"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71D8E160"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This Agreement is binding upon and inure to the benefit of the Parties and their successor and assigns.</w:t>
      </w:r>
    </w:p>
    <w:p w14:paraId="284B05A1"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6123BEBD"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ENTIRE AGREEMENT</w:t>
      </w:r>
    </w:p>
    <w:p w14:paraId="33593CEA"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182B833"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Agreement constitutes the entire agreement and understanding of the Parties with respect to the subject matter hereof, and is in</w:t>
      </w:r>
      <w:r>
        <w:rPr>
          <w:rFonts w:ascii="Times New Roman" w:eastAsia="Times New Roman" w:hAnsi="Times New Roman" w:cs="Times New Roman"/>
          <w:color w:val="000000"/>
          <w:sz w:val="22"/>
          <w:szCs w:val="22"/>
        </w:rPr>
        <w:t>tended as the Parties’ final expression and complete and exclusive statement of the terms thereof, superseding all prior or contemporaneous agreements, representations, promises and understandings, whether written or oral. Neither Party is to be bound by a</w:t>
      </w:r>
      <w:r>
        <w:rPr>
          <w:rFonts w:ascii="Times New Roman" w:eastAsia="Times New Roman" w:hAnsi="Times New Roman" w:cs="Times New Roman"/>
          <w:color w:val="000000"/>
          <w:sz w:val="22"/>
          <w:szCs w:val="22"/>
        </w:rPr>
        <w:t xml:space="preserve">ny pre-printed terms appearing in the other Party’s form documents, tariffs, purchase orders, quotations, acknowledgments, invoices, or other instruments. </w:t>
      </w:r>
    </w:p>
    <w:p w14:paraId="0EE1322E"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704EC449" w14:textId="77777777" w:rsidR="00BE0C04" w:rsidRDefault="00696DE4">
      <w:pPr>
        <w:numPr>
          <w:ilvl w:val="0"/>
          <w:numId w:val="1"/>
        </w:numPr>
        <w:pBdr>
          <w:top w:val="nil"/>
          <w:left w:val="nil"/>
          <w:bottom w:val="nil"/>
          <w:right w:val="nil"/>
          <w:between w:val="nil"/>
        </w:pBdr>
        <w:ind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AMENDMENT</w:t>
      </w:r>
    </w:p>
    <w:p w14:paraId="18CD04FE"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C4545B0"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Agreement may be amended or modified only by an instrument in writing signed by bot</w:t>
      </w:r>
      <w:r>
        <w:rPr>
          <w:rFonts w:ascii="Times New Roman" w:eastAsia="Times New Roman" w:hAnsi="Times New Roman" w:cs="Times New Roman"/>
          <w:color w:val="000000"/>
          <w:sz w:val="22"/>
          <w:szCs w:val="22"/>
        </w:rPr>
        <w:t>h Parties.</w:t>
      </w:r>
    </w:p>
    <w:p w14:paraId="588F3A5E"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9BF024A" w14:textId="77777777" w:rsidR="00BE0C04" w:rsidRDefault="00696DE4">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16.</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 xml:space="preserve">     TERMINATION</w:t>
      </w:r>
    </w:p>
    <w:p w14:paraId="7FC79810" w14:textId="77777777" w:rsidR="00BE0C04" w:rsidRDefault="00696DE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p w14:paraId="27218D15" w14:textId="77777777" w:rsidR="00BE0C04" w:rsidRDefault="00696DE4">
      <w:pPr>
        <w:ind w:left="7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This Agreement may be terminated by either Party by giving a 30 days’ notice to the other Party. </w:t>
      </w:r>
    </w:p>
    <w:p w14:paraId="4D2E2E6D"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7FB7F697" w14:textId="77777777" w:rsidR="00BE0C04" w:rsidRDefault="00696DE4">
      <w:pPr>
        <w:pBdr>
          <w:top w:val="nil"/>
          <w:left w:val="nil"/>
          <w:bottom w:val="nil"/>
          <w:right w:val="nil"/>
          <w:between w:val="nil"/>
        </w:pBdr>
        <w:ind w:left="720" w:hanging="72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17.        INDEMNIFICATION</w:t>
      </w:r>
    </w:p>
    <w:p w14:paraId="4F7C0DBE"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65281AD9"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Counterparty agrees to indemnify, defend and hold harmless EMB from and against any and all claims, losses, damages, liabilities and expenses (including reasonable attorneys’ fees) arising out of or in connection with any breach of this Agreement by th</w:t>
      </w:r>
      <w:r>
        <w:rPr>
          <w:rFonts w:ascii="Times New Roman" w:eastAsia="Times New Roman" w:hAnsi="Times New Roman" w:cs="Times New Roman"/>
          <w:color w:val="000000"/>
          <w:sz w:val="22"/>
          <w:szCs w:val="22"/>
        </w:rPr>
        <w:t>e Counterparty.</w:t>
      </w:r>
    </w:p>
    <w:p w14:paraId="4E9AD517"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24EDC087" w14:textId="77777777" w:rsidR="00BE0C04" w:rsidRDefault="00696DE4">
      <w:pPr>
        <w:pBdr>
          <w:top w:val="nil"/>
          <w:left w:val="nil"/>
          <w:bottom w:val="nil"/>
          <w:right w:val="nil"/>
          <w:between w:val="nil"/>
        </w:pBdr>
        <w:ind w:left="1276" w:hanging="1276"/>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18.</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DATA PROTECTION </w:t>
      </w:r>
    </w:p>
    <w:p w14:paraId="4FFFC778" w14:textId="77777777" w:rsidR="00BE0C04" w:rsidRDefault="00BE0C04">
      <w:pPr>
        <w:pBdr>
          <w:top w:val="nil"/>
          <w:left w:val="nil"/>
          <w:bottom w:val="nil"/>
          <w:right w:val="nil"/>
          <w:between w:val="nil"/>
        </w:pBdr>
        <w:ind w:left="720" w:hanging="720"/>
        <w:jc w:val="both"/>
        <w:rPr>
          <w:rFonts w:ascii="Times New Roman" w:eastAsia="Times New Roman" w:hAnsi="Times New Roman" w:cs="Times New Roman"/>
          <w:color w:val="000000"/>
          <w:sz w:val="22"/>
          <w:szCs w:val="22"/>
        </w:rPr>
      </w:pPr>
    </w:p>
    <w:p w14:paraId="22942AED" w14:textId="77777777" w:rsidR="00BE0C04" w:rsidRDefault="00696DE4">
      <w:pPr>
        <w:pBdr>
          <w:top w:val="nil"/>
          <w:left w:val="nil"/>
          <w:bottom w:val="nil"/>
          <w:right w:val="nil"/>
          <w:between w:val="nil"/>
        </w:pBdr>
        <w:ind w:left="7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Each Party will comply with their obligations under applicable data protection laws as set out under the provisions of the Federal Decree by Law No. (45), 2021, United Arab Emirates and rules (if, any) made thereunder relating to the collection, use, proce</w:t>
      </w:r>
      <w:r>
        <w:rPr>
          <w:rFonts w:ascii="Times New Roman" w:eastAsia="Times New Roman" w:hAnsi="Times New Roman" w:cs="Times New Roman"/>
          <w:color w:val="000000"/>
          <w:sz w:val="22"/>
          <w:szCs w:val="22"/>
        </w:rPr>
        <w:t>ssing, protection, or disclosure of personal data relating to individuals. This includes, without limitation, obtaining and maintaining all necessary and valid data subject consents, providing all necessary privacy or fair information processing notices, o</w:t>
      </w:r>
      <w:r>
        <w:rPr>
          <w:rFonts w:ascii="Times New Roman" w:eastAsia="Times New Roman" w:hAnsi="Times New Roman" w:cs="Times New Roman"/>
          <w:color w:val="000000"/>
          <w:sz w:val="22"/>
          <w:szCs w:val="22"/>
        </w:rPr>
        <w:t>bserving data protection requirements, and obtaining and maintaining all necessary registrations and authorizations with the competent data protection authorities.</w:t>
      </w:r>
    </w:p>
    <w:p w14:paraId="293F81E4" w14:textId="77777777" w:rsidR="00BE0C04" w:rsidRDefault="00BE0C04">
      <w:pPr>
        <w:pBdr>
          <w:top w:val="nil"/>
          <w:left w:val="nil"/>
          <w:bottom w:val="nil"/>
          <w:right w:val="nil"/>
          <w:between w:val="nil"/>
        </w:pBdr>
        <w:ind w:left="720"/>
        <w:jc w:val="both"/>
        <w:rPr>
          <w:rFonts w:ascii="Times New Roman" w:eastAsia="Times New Roman" w:hAnsi="Times New Roman" w:cs="Times New Roman"/>
          <w:color w:val="000000"/>
          <w:sz w:val="22"/>
          <w:szCs w:val="22"/>
        </w:rPr>
      </w:pPr>
    </w:p>
    <w:p w14:paraId="0466DFB9" w14:textId="77777777" w:rsidR="00BE0C04" w:rsidRDefault="00696DE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r>
      <w:r>
        <w:rPr>
          <w:rFonts w:ascii="Times New Roman" w:eastAsia="Times New Roman" w:hAnsi="Times New Roman" w:cs="Times New Roman"/>
          <w:b/>
          <w:color w:val="000000"/>
          <w:sz w:val="22"/>
          <w:szCs w:val="22"/>
        </w:rPr>
        <w:t>IN WITNESS WHEREOF</w:t>
      </w:r>
      <w:r>
        <w:rPr>
          <w:rFonts w:ascii="Times New Roman" w:eastAsia="Times New Roman" w:hAnsi="Times New Roman" w:cs="Times New Roman"/>
          <w:color w:val="000000"/>
          <w:sz w:val="22"/>
          <w:szCs w:val="22"/>
        </w:rPr>
        <w:t>, the Parties have caused this Agreement to be executed by their duly</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t>authorized officers on the day and year first above written.</w:t>
      </w:r>
    </w:p>
    <w:p w14:paraId="79A17227"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41A539FB"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7AAE16BD"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03AB5896"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5F7212C9"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36478DE0"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721A9095"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0029858A"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53F4B7B4"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6E38538C"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01EA2450" w14:textId="77777777" w:rsidR="00BE0C04" w:rsidRDefault="00BE0C04">
      <w:pPr>
        <w:pBdr>
          <w:top w:val="nil"/>
          <w:left w:val="nil"/>
          <w:bottom w:val="nil"/>
          <w:right w:val="nil"/>
          <w:between w:val="nil"/>
        </w:pBdr>
        <w:jc w:val="both"/>
        <w:rPr>
          <w:rFonts w:ascii="Times New Roman" w:eastAsia="Times New Roman" w:hAnsi="Times New Roman" w:cs="Times New Roman"/>
          <w:sz w:val="22"/>
          <w:szCs w:val="22"/>
        </w:rPr>
      </w:pPr>
    </w:p>
    <w:p w14:paraId="0E7FCDAF" w14:textId="77777777" w:rsidR="00BE0C04" w:rsidRDefault="00BE0C04">
      <w:pPr>
        <w:pBdr>
          <w:top w:val="nil"/>
          <w:left w:val="nil"/>
          <w:bottom w:val="nil"/>
          <w:right w:val="nil"/>
          <w:between w:val="nil"/>
        </w:pBdr>
        <w:jc w:val="both"/>
        <w:rPr>
          <w:rFonts w:ascii="Times New Roman" w:eastAsia="Times New Roman" w:hAnsi="Times New Roman" w:cs="Times New Roman"/>
          <w:color w:val="000000"/>
          <w:sz w:val="22"/>
          <w:szCs w:val="22"/>
        </w:rPr>
      </w:pPr>
    </w:p>
    <w:tbl>
      <w:tblPr>
        <w:tblStyle w:val="a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0C04" w14:paraId="7BC69354" w14:textId="77777777">
        <w:tc>
          <w:tcPr>
            <w:tcW w:w="4508" w:type="dxa"/>
            <w:shd w:val="clear" w:color="auto" w:fill="BFBFBF"/>
          </w:tcPr>
          <w:p w14:paraId="58026407" w14:textId="77777777" w:rsidR="00BE0C04" w:rsidRDefault="00696DE4">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lastRenderedPageBreak/>
              <w:t xml:space="preserve">For </w:t>
            </w:r>
            <w:proofErr w:type="spellStart"/>
            <w:r>
              <w:rPr>
                <w:rFonts w:ascii="Times New Roman" w:eastAsia="Times New Roman" w:hAnsi="Times New Roman" w:cs="Times New Roman"/>
                <w:b/>
                <w:color w:val="222222"/>
                <w:sz w:val="22"/>
                <w:szCs w:val="22"/>
                <w:highlight w:val="yellow"/>
              </w:rPr>
              <w:t>Mantarav</w:t>
            </w:r>
            <w:proofErr w:type="spellEnd"/>
            <w:r>
              <w:rPr>
                <w:rFonts w:ascii="Times New Roman" w:eastAsia="Times New Roman" w:hAnsi="Times New Roman" w:cs="Times New Roman"/>
                <w:b/>
                <w:color w:val="222222"/>
                <w:sz w:val="22"/>
                <w:szCs w:val="22"/>
                <w:highlight w:val="yellow"/>
              </w:rPr>
              <w:t xml:space="preserve"> Digital Information Technology Consultancy L.L.C</w:t>
            </w:r>
            <w:r>
              <w:rPr>
                <w:rFonts w:ascii="Times New Roman" w:eastAsia="Times New Roman" w:hAnsi="Times New Roman" w:cs="Times New Roman"/>
                <w:b/>
                <w:color w:val="000000"/>
                <w:sz w:val="22"/>
                <w:szCs w:val="22"/>
              </w:rPr>
              <w:t xml:space="preserve"> </w:t>
            </w:r>
          </w:p>
        </w:tc>
        <w:tc>
          <w:tcPr>
            <w:tcW w:w="4508" w:type="dxa"/>
            <w:shd w:val="clear" w:color="auto" w:fill="BFBFBF"/>
          </w:tcPr>
          <w:p w14:paraId="6EC44CE3" w14:textId="77777777" w:rsidR="00BE0C04" w:rsidRDefault="00696DE4">
            <w:pPr>
              <w:pBdr>
                <w:top w:val="nil"/>
                <w:left w:val="nil"/>
                <w:bottom w:val="nil"/>
                <w:right w:val="nil"/>
                <w:between w:val="nil"/>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For</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b/>
                <w:color w:val="000000"/>
                <w:sz w:val="22"/>
                <w:szCs w:val="22"/>
                <w:highlight w:val="yellow"/>
              </w:rPr>
              <w:t>[Insert Counterparty Name]</w:t>
            </w:r>
          </w:p>
        </w:tc>
      </w:tr>
      <w:tr w:rsidR="00BE0C04" w14:paraId="0FB2446B" w14:textId="77777777">
        <w:tc>
          <w:tcPr>
            <w:tcW w:w="4508" w:type="dxa"/>
          </w:tcPr>
          <w:p w14:paraId="0C0EE8E4"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3309318B"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02BE7C9D"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60BF41B7"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Signature:</w:t>
            </w:r>
          </w:p>
          <w:p w14:paraId="2448E98B"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1C343EBB"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Name: Navdeep Singh</w:t>
            </w:r>
          </w:p>
          <w:p w14:paraId="1B575F7B"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01F6B978"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Designation: Head of Supply</w:t>
            </w:r>
          </w:p>
          <w:p w14:paraId="7135E484"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3B8C9770"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Place: India</w:t>
            </w:r>
          </w:p>
          <w:p w14:paraId="1B9A7B6E"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107DF957"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E-mail: </w:t>
            </w:r>
            <w:proofErr w:type="spellStart"/>
            <w:r>
              <w:rPr>
                <w:rFonts w:ascii="Times New Roman" w:eastAsia="Times New Roman" w:hAnsi="Times New Roman" w:cs="Times New Roman"/>
                <w:b/>
                <w:color w:val="000000"/>
                <w:sz w:val="22"/>
                <w:szCs w:val="22"/>
              </w:rPr>
              <w:t>Navdeep.singh@emb.global</w:t>
            </w:r>
            <w:proofErr w:type="spellEnd"/>
          </w:p>
        </w:tc>
        <w:tc>
          <w:tcPr>
            <w:tcW w:w="4508" w:type="dxa"/>
          </w:tcPr>
          <w:p w14:paraId="4BD331EE"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002F6190"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34BE8C95"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0D23FD9C"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Signature:</w:t>
            </w:r>
          </w:p>
          <w:p w14:paraId="38C5047E"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794A1FCD"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Name:</w:t>
            </w:r>
          </w:p>
          <w:p w14:paraId="2BB2E6FF"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0954914B"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Designation:</w:t>
            </w:r>
          </w:p>
          <w:p w14:paraId="0C5696C2"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70E23FE7"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Place:</w:t>
            </w:r>
          </w:p>
          <w:p w14:paraId="32BA804C"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37D8B55B" w14:textId="77777777" w:rsidR="00BE0C04" w:rsidRDefault="00696DE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E-mail:</w:t>
            </w:r>
          </w:p>
        </w:tc>
      </w:tr>
    </w:tbl>
    <w:p w14:paraId="44F786FA" w14:textId="77777777" w:rsidR="00BE0C04" w:rsidRDefault="00BE0C04">
      <w:pPr>
        <w:pBdr>
          <w:top w:val="nil"/>
          <w:left w:val="nil"/>
          <w:bottom w:val="nil"/>
          <w:right w:val="nil"/>
          <w:between w:val="nil"/>
        </w:pBdr>
        <w:jc w:val="both"/>
        <w:rPr>
          <w:rFonts w:ascii="Times New Roman" w:eastAsia="Times New Roman" w:hAnsi="Times New Roman" w:cs="Times New Roman"/>
          <w:b/>
          <w:color w:val="000000"/>
          <w:sz w:val="22"/>
          <w:szCs w:val="22"/>
        </w:rPr>
      </w:pPr>
    </w:p>
    <w:p w14:paraId="6701F0F2" w14:textId="77777777" w:rsidR="00BE0C04" w:rsidRDefault="00BE0C04">
      <w:pPr>
        <w:rPr>
          <w:rFonts w:ascii="Times New Roman" w:eastAsia="Times New Roman" w:hAnsi="Times New Roman" w:cs="Times New Roman"/>
          <w:sz w:val="22"/>
          <w:szCs w:val="22"/>
        </w:rPr>
      </w:pPr>
    </w:p>
    <w:sectPr w:rsidR="00BE0C04">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Khushi Badala" w:date="2025-12-18T13:16:00Z" w:initials="KB">
    <w:p w14:paraId="111B41E6" w14:textId="2771354F" w:rsidR="00696DE4" w:rsidRDefault="00696DE4">
      <w:pPr>
        <w:pStyle w:val="CommentText"/>
      </w:pPr>
      <w:r>
        <w:rPr>
          <w:rStyle w:val="CommentReference"/>
        </w:rPr>
        <w:annotationRef/>
      </w:r>
      <w:r>
        <w:t>Our standard period across all agreements is 1 year. We cannot accept more than 1 year term.</w:t>
      </w:r>
      <w:bookmarkStart w:id="7" w:name="_GoBack"/>
      <w:bookmarkEnd w:id="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1B41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1B41E6" w16cid:durableId="2CEE7D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3276C"/>
    <w:multiLevelType w:val="multilevel"/>
    <w:tmpl w:val="32262A34"/>
    <w:lvl w:ilvl="0">
      <w:start w:val="1"/>
      <w:numFmt w:val="lowerRoman"/>
      <w:lvlText w:val="(%1)"/>
      <w:lvlJc w:val="left"/>
      <w:pPr>
        <w:ind w:left="1429" w:hanging="72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2C822968"/>
    <w:multiLevelType w:val="multilevel"/>
    <w:tmpl w:val="8B584272"/>
    <w:lvl w:ilvl="0">
      <w:start w:val="1"/>
      <w:numFmt w:val="lowerRoman"/>
      <w:lvlText w:val="(%1)"/>
      <w:lvlJc w:val="left"/>
      <w:pPr>
        <w:ind w:left="2138" w:hanging="72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 w15:restartNumberingAfterBreak="0">
    <w:nsid w:val="3F6F5438"/>
    <w:multiLevelType w:val="multilevel"/>
    <w:tmpl w:val="53680E14"/>
    <w:lvl w:ilvl="0">
      <w:start w:val="1"/>
      <w:numFmt w:val="lowerRoman"/>
      <w:lvlText w:val="(%1)"/>
      <w:lvlJc w:val="left"/>
      <w:pPr>
        <w:ind w:left="2138" w:hanging="72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 w15:restartNumberingAfterBreak="0">
    <w:nsid w:val="5E1D4545"/>
    <w:multiLevelType w:val="multilevel"/>
    <w:tmpl w:val="753CDFDE"/>
    <w:lvl w:ilvl="0">
      <w:start w:val="1"/>
      <w:numFmt w:val="lowerRoman"/>
      <w:lvlText w:val="(%1)"/>
      <w:lvlJc w:val="left"/>
      <w:pPr>
        <w:ind w:left="1429" w:hanging="72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7B7768A4"/>
    <w:multiLevelType w:val="multilevel"/>
    <w:tmpl w:val="3BDAA8C0"/>
    <w:lvl w:ilvl="0">
      <w:start w:val="1"/>
      <w:numFmt w:val="lowerRoman"/>
      <w:lvlText w:val="(%1)"/>
      <w:lvlJc w:val="left"/>
      <w:pPr>
        <w:ind w:left="1429" w:hanging="72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7BE2627A"/>
    <w:multiLevelType w:val="multilevel"/>
    <w:tmpl w:val="7730F724"/>
    <w:lvl w:ilvl="0">
      <w:start w:val="1"/>
      <w:numFmt w:val="decimal"/>
      <w:lvlText w:val="%1."/>
      <w:lvlJc w:val="left"/>
      <w:pPr>
        <w:ind w:left="720" w:hanging="360"/>
      </w:pPr>
      <w:rPr>
        <w:b/>
      </w:rPr>
    </w:lvl>
    <w:lvl w:ilvl="1">
      <w:start w:val="1"/>
      <w:numFmt w:val="decimal"/>
      <w:lvlText w:val="%1.%2"/>
      <w:lvlJc w:val="left"/>
      <w:pPr>
        <w:ind w:left="1080" w:hanging="360"/>
      </w:pPr>
      <w:rPr>
        <w:b w:val="0"/>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abstractNumId w:val="5"/>
  </w:num>
  <w:num w:numId="2">
    <w:abstractNumId w:val="3"/>
  </w:num>
  <w:num w:numId="3">
    <w:abstractNumId w:val="4"/>
  </w:num>
  <w:num w:numId="4">
    <w:abstractNumId w:val="1"/>
  </w:num>
  <w:num w:numId="5">
    <w:abstractNumId w:val="2"/>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hushi Badala">
    <w15:presenceInfo w15:providerId="AD" w15:userId="S-1-5-21-3704861504-3090945526-2989197269-399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C04"/>
    <w:rsid w:val="003E43DB"/>
    <w:rsid w:val="0050405A"/>
    <w:rsid w:val="00574CCC"/>
    <w:rsid w:val="00696DE4"/>
    <w:rsid w:val="008874BB"/>
    <w:rsid w:val="00BE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FF95"/>
  <w15:docId w15:val="{2243B863-05C4-40B8-BA05-A21D9719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41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041B3"/>
    <w:pPr>
      <w:ind w:left="720"/>
      <w:contextualSpacing/>
    </w:pPr>
  </w:style>
  <w:style w:type="table" w:styleId="TableGrid">
    <w:name w:val="Table Grid"/>
    <w:basedOn w:val="TableNormal"/>
    <w:uiPriority w:val="39"/>
    <w:rsid w:val="00504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041B3"/>
    <w:rPr>
      <w:sz w:val="20"/>
      <w:szCs w:val="20"/>
    </w:rPr>
  </w:style>
  <w:style w:type="character" w:customStyle="1" w:styleId="FootnoteTextChar">
    <w:name w:val="Footnote Text Char"/>
    <w:basedOn w:val="DefaultParagraphFont"/>
    <w:link w:val="FootnoteText"/>
    <w:uiPriority w:val="99"/>
    <w:semiHidden/>
    <w:rsid w:val="005041B3"/>
    <w:rPr>
      <w:kern w:val="0"/>
      <w:sz w:val="20"/>
      <w:szCs w:val="20"/>
    </w:rPr>
  </w:style>
  <w:style w:type="character" w:styleId="FootnoteReference">
    <w:name w:val="footnote reference"/>
    <w:basedOn w:val="DefaultParagraphFont"/>
    <w:uiPriority w:val="99"/>
    <w:semiHidden/>
    <w:unhideWhenUsed/>
    <w:rsid w:val="005041B3"/>
    <w:rPr>
      <w:vertAlign w:val="superscript"/>
    </w:rPr>
  </w:style>
  <w:style w:type="character" w:styleId="CommentReference">
    <w:name w:val="annotation reference"/>
    <w:basedOn w:val="DefaultParagraphFont"/>
    <w:uiPriority w:val="99"/>
    <w:semiHidden/>
    <w:unhideWhenUsed/>
    <w:rsid w:val="005041B3"/>
    <w:rPr>
      <w:sz w:val="16"/>
      <w:szCs w:val="16"/>
    </w:rPr>
  </w:style>
  <w:style w:type="paragraph" w:styleId="CommentText">
    <w:name w:val="annotation text"/>
    <w:basedOn w:val="Normal"/>
    <w:link w:val="CommentTextChar"/>
    <w:uiPriority w:val="99"/>
    <w:unhideWhenUsed/>
    <w:rsid w:val="005041B3"/>
    <w:rPr>
      <w:sz w:val="20"/>
      <w:szCs w:val="20"/>
    </w:rPr>
  </w:style>
  <w:style w:type="character" w:customStyle="1" w:styleId="CommentTextChar">
    <w:name w:val="Comment Text Char"/>
    <w:basedOn w:val="DefaultParagraphFont"/>
    <w:link w:val="CommentText"/>
    <w:uiPriority w:val="99"/>
    <w:rsid w:val="005041B3"/>
    <w:rPr>
      <w:kern w:val="0"/>
      <w:sz w:val="20"/>
      <w:szCs w:val="20"/>
    </w:rPr>
  </w:style>
  <w:style w:type="paragraph" w:styleId="CommentSubject">
    <w:name w:val="annotation subject"/>
    <w:basedOn w:val="CommentText"/>
    <w:next w:val="CommentText"/>
    <w:link w:val="CommentSubjectChar"/>
    <w:uiPriority w:val="99"/>
    <w:semiHidden/>
    <w:unhideWhenUsed/>
    <w:rsid w:val="00744F19"/>
    <w:rPr>
      <w:b/>
      <w:bCs/>
    </w:rPr>
  </w:style>
  <w:style w:type="character" w:customStyle="1" w:styleId="CommentSubjectChar">
    <w:name w:val="Comment Subject Char"/>
    <w:basedOn w:val="CommentTextChar"/>
    <w:link w:val="CommentSubject"/>
    <w:uiPriority w:val="99"/>
    <w:semiHidden/>
    <w:rsid w:val="00744F19"/>
    <w:rPr>
      <w:b/>
      <w:bCs/>
      <w:kern w:val="0"/>
      <w:sz w:val="20"/>
      <w:szCs w:val="20"/>
    </w:rPr>
  </w:style>
  <w:style w:type="paragraph" w:styleId="BalloonText">
    <w:name w:val="Balloon Text"/>
    <w:basedOn w:val="Normal"/>
    <w:link w:val="BalloonTextChar"/>
    <w:uiPriority w:val="99"/>
    <w:semiHidden/>
    <w:unhideWhenUsed/>
    <w:rsid w:val="002574DA"/>
    <w:rPr>
      <w:rFonts w:ascii="Tahoma" w:hAnsi="Tahoma" w:cs="Tahoma"/>
      <w:sz w:val="16"/>
      <w:szCs w:val="16"/>
    </w:rPr>
  </w:style>
  <w:style w:type="character" w:customStyle="1" w:styleId="BalloonTextChar">
    <w:name w:val="Balloon Text Char"/>
    <w:basedOn w:val="DefaultParagraphFont"/>
    <w:link w:val="BalloonText"/>
    <w:uiPriority w:val="99"/>
    <w:semiHidden/>
    <w:rsid w:val="002574DA"/>
    <w:rPr>
      <w:rFonts w:ascii="Tahoma" w:hAnsi="Tahoma" w:cs="Tahoma"/>
      <w:kern w:val="0"/>
      <w:sz w:val="16"/>
      <w:szCs w:val="16"/>
    </w:rPr>
  </w:style>
  <w:style w:type="paragraph" w:styleId="Revision">
    <w:name w:val="Revision"/>
    <w:hidden/>
    <w:uiPriority w:val="99"/>
    <w:semiHidden/>
    <w:rsid w:val="00277EF7"/>
  </w:style>
  <w:style w:type="paragraph" w:styleId="Header">
    <w:name w:val="header"/>
    <w:basedOn w:val="Normal"/>
    <w:link w:val="HeaderChar"/>
    <w:unhideWhenUsed/>
    <w:rsid w:val="0050243F"/>
    <w:pPr>
      <w:tabs>
        <w:tab w:val="center" w:pos="4320"/>
        <w:tab w:val="right" w:pos="8640"/>
      </w:tabs>
      <w:overflowPunct w:val="0"/>
      <w:autoSpaceDE w:val="0"/>
      <w:autoSpaceDN w:val="0"/>
      <w:adjustRightInd w:val="0"/>
    </w:pPr>
    <w:rPr>
      <w:rFonts w:ascii="Times New Roman" w:eastAsia="Times New Roman" w:hAnsi="Times New Roman" w:cs="Times New Roman"/>
      <w:szCs w:val="20"/>
      <w:lang w:val="en-US"/>
    </w:rPr>
  </w:style>
  <w:style w:type="character" w:customStyle="1" w:styleId="HeaderChar">
    <w:name w:val="Header Char"/>
    <w:basedOn w:val="DefaultParagraphFont"/>
    <w:link w:val="Header"/>
    <w:rsid w:val="0050243F"/>
    <w:rPr>
      <w:rFonts w:ascii="Times New Roman" w:eastAsia="Times New Roman" w:hAnsi="Times New Roman" w:cs="Times New Roman"/>
      <w:kern w:val="0"/>
      <w:sz w:val="24"/>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hLOlDgY8/gerpkkJKfFXrBgQA==">CgMxLjAyDmguZm9wejM1NXEzcjV6OAByITEzWW9ZNG1xaG5hNC1uQmpiWEJlWndLZjFPRW5WblM2VA==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Kartik Pathania</dc:creator>
  <cp:lastModifiedBy>Khushi Badala</cp:lastModifiedBy>
  <cp:revision>4</cp:revision>
  <dcterms:created xsi:type="dcterms:W3CDTF">2025-12-18T07:37:00Z</dcterms:created>
  <dcterms:modified xsi:type="dcterms:W3CDTF">2025-12-18T07:47:00Z</dcterms:modified>
</cp:coreProperties>
</file>